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46D17" w14:textId="0C4D2A88" w:rsidR="0056521F" w:rsidRDefault="0056521F">
      <w:pPr>
        <w:pStyle w:val="TOC1"/>
        <w:tabs>
          <w:tab w:val="right" w:pos="8296"/>
        </w:tabs>
        <w:rPr>
          <w:rFonts w:eastAsiaTheme="minorEastAsia" w:cstheme="minorBidi"/>
          <w:b w:val="0"/>
          <w:bCs w:val="0"/>
          <w:caps w:val="0"/>
          <w:noProof/>
          <w:sz w:val="24"/>
          <w:szCs w:val="24"/>
          <w:u w:val="none"/>
          <w:lang w:eastAsia="en-IN"/>
        </w:rPr>
      </w:pPr>
      <w:r>
        <w:rPr>
          <w:rFonts w:ascii="Times New Roman" w:eastAsia="Times New Roman" w:hAnsi="Times New Roman" w:cs="Times New Roman"/>
          <w:b w:val="0"/>
          <w:bCs w:val="0"/>
          <w:kern w:val="36"/>
          <w:sz w:val="32"/>
          <w:szCs w:val="32"/>
          <w:lang w:eastAsia="en-IN"/>
          <w14:ligatures w14:val="none"/>
        </w:rPr>
        <w:fldChar w:fldCharType="begin"/>
      </w:r>
      <w:r>
        <w:rPr>
          <w:rFonts w:ascii="Times New Roman" w:eastAsia="Times New Roman" w:hAnsi="Times New Roman" w:cs="Times New Roman"/>
          <w:b w:val="0"/>
          <w:bCs w:val="0"/>
          <w:kern w:val="36"/>
          <w:sz w:val="32"/>
          <w:szCs w:val="32"/>
          <w:lang w:eastAsia="en-IN"/>
          <w14:ligatures w14:val="none"/>
        </w:rPr>
        <w:instrText xml:space="preserve"> TOC \o "1-1" \u </w:instrText>
      </w:r>
      <w:r>
        <w:rPr>
          <w:rFonts w:ascii="Times New Roman" w:eastAsia="Times New Roman" w:hAnsi="Times New Roman" w:cs="Times New Roman"/>
          <w:b w:val="0"/>
          <w:bCs w:val="0"/>
          <w:kern w:val="36"/>
          <w:sz w:val="32"/>
          <w:szCs w:val="32"/>
          <w:lang w:eastAsia="en-IN"/>
          <w14:ligatures w14:val="none"/>
        </w:rPr>
        <w:fldChar w:fldCharType="separate"/>
      </w:r>
      <w:r w:rsidRPr="009E1D9C">
        <w:rPr>
          <w:rFonts w:ascii="Times New Roman" w:eastAsia="Times New Roman" w:hAnsi="Times New Roman" w:cs="Times New Roman"/>
          <w:noProof/>
          <w:kern w:val="36"/>
          <w:lang w:eastAsia="en-IN"/>
          <w14:ligatures w14:val="none"/>
        </w:rPr>
        <w:t>CHAPTER 1</w:t>
      </w:r>
      <w:r>
        <w:rPr>
          <w:noProof/>
        </w:rPr>
        <w:tab/>
      </w:r>
      <w:r>
        <w:rPr>
          <w:noProof/>
        </w:rPr>
        <w:fldChar w:fldCharType="begin"/>
      </w:r>
      <w:r>
        <w:rPr>
          <w:noProof/>
        </w:rPr>
        <w:instrText xml:space="preserve"> PAGEREF _Toc231838943 \h </w:instrText>
      </w:r>
      <w:r>
        <w:rPr>
          <w:noProof/>
        </w:rPr>
      </w:r>
      <w:r>
        <w:rPr>
          <w:noProof/>
        </w:rPr>
        <w:fldChar w:fldCharType="separate"/>
      </w:r>
      <w:r w:rsidR="00E83273">
        <w:rPr>
          <w:noProof/>
        </w:rPr>
        <w:t>3</w:t>
      </w:r>
      <w:r>
        <w:rPr>
          <w:noProof/>
        </w:rPr>
        <w:fldChar w:fldCharType="end"/>
      </w:r>
    </w:p>
    <w:p w14:paraId="5F59E2DF" w14:textId="58525049" w:rsidR="0056521F" w:rsidRDefault="0056521F">
      <w:pPr>
        <w:pStyle w:val="TOC1"/>
        <w:tabs>
          <w:tab w:val="right" w:pos="8296"/>
        </w:tabs>
        <w:rPr>
          <w:rFonts w:eastAsiaTheme="minorEastAsia" w:cstheme="minorBidi"/>
          <w:b w:val="0"/>
          <w:bCs w:val="0"/>
          <w:caps w:val="0"/>
          <w:noProof/>
          <w:sz w:val="24"/>
          <w:szCs w:val="24"/>
          <w:u w:val="none"/>
          <w:lang w:eastAsia="en-IN"/>
        </w:rPr>
      </w:pPr>
      <w:r w:rsidRPr="009E1D9C">
        <w:rPr>
          <w:rFonts w:ascii="Times New Roman" w:eastAsia="Times New Roman" w:hAnsi="Times New Roman" w:cs="Times New Roman"/>
          <w:noProof/>
          <w:kern w:val="36"/>
          <w:lang w:eastAsia="en-IN"/>
          <w14:ligatures w14:val="none"/>
        </w:rPr>
        <w:t>INTRODUCTION</w:t>
      </w:r>
      <w:r>
        <w:rPr>
          <w:noProof/>
        </w:rPr>
        <w:tab/>
      </w:r>
      <w:r>
        <w:rPr>
          <w:noProof/>
        </w:rPr>
        <w:fldChar w:fldCharType="begin"/>
      </w:r>
      <w:r>
        <w:rPr>
          <w:noProof/>
        </w:rPr>
        <w:instrText xml:space="preserve"> PAGEREF _Toc231838944 \h </w:instrText>
      </w:r>
      <w:r>
        <w:rPr>
          <w:noProof/>
        </w:rPr>
      </w:r>
      <w:r>
        <w:rPr>
          <w:noProof/>
        </w:rPr>
        <w:fldChar w:fldCharType="separate"/>
      </w:r>
      <w:r w:rsidR="00E83273">
        <w:rPr>
          <w:noProof/>
        </w:rPr>
        <w:t>3</w:t>
      </w:r>
      <w:r>
        <w:rPr>
          <w:noProof/>
        </w:rPr>
        <w:fldChar w:fldCharType="end"/>
      </w:r>
    </w:p>
    <w:p w14:paraId="166164D9" w14:textId="68DEED63" w:rsidR="0056521F" w:rsidRDefault="0056521F">
      <w:pPr>
        <w:pStyle w:val="TOC1"/>
        <w:tabs>
          <w:tab w:val="right" w:pos="8296"/>
        </w:tabs>
        <w:rPr>
          <w:rFonts w:eastAsiaTheme="minorEastAsia" w:cstheme="minorBidi"/>
          <w:b w:val="0"/>
          <w:bCs w:val="0"/>
          <w:caps w:val="0"/>
          <w:noProof/>
          <w:sz w:val="24"/>
          <w:szCs w:val="24"/>
          <w:u w:val="none"/>
          <w:lang w:eastAsia="en-IN"/>
        </w:rPr>
      </w:pPr>
      <w:r w:rsidRPr="009E1D9C">
        <w:rPr>
          <w:rFonts w:ascii="Times New Roman" w:eastAsia="Times New Roman" w:hAnsi="Times New Roman" w:cs="Times New Roman"/>
          <w:noProof/>
          <w:kern w:val="36"/>
          <w:lang w:eastAsia="en-IN"/>
          <w14:ligatures w14:val="none"/>
        </w:rPr>
        <w:t>CHAPTER 2</w:t>
      </w:r>
      <w:r>
        <w:rPr>
          <w:noProof/>
        </w:rPr>
        <w:tab/>
      </w:r>
      <w:r>
        <w:rPr>
          <w:noProof/>
        </w:rPr>
        <w:fldChar w:fldCharType="begin"/>
      </w:r>
      <w:r>
        <w:rPr>
          <w:noProof/>
        </w:rPr>
        <w:instrText xml:space="preserve"> PAGEREF _Toc231838945 \h </w:instrText>
      </w:r>
      <w:r>
        <w:rPr>
          <w:noProof/>
        </w:rPr>
      </w:r>
      <w:r>
        <w:rPr>
          <w:noProof/>
        </w:rPr>
        <w:fldChar w:fldCharType="separate"/>
      </w:r>
      <w:ins w:id="0" w:author="Owner" w:date="2026-06-09T13:18:00Z">
        <w:r w:rsidR="00E83273">
          <w:rPr>
            <w:noProof/>
          </w:rPr>
          <w:t>5</w:t>
        </w:r>
      </w:ins>
      <w:del w:id="1" w:author="Owner" w:date="2026-06-09T13:18:00Z">
        <w:r w:rsidDel="00E83273">
          <w:rPr>
            <w:noProof/>
          </w:rPr>
          <w:delText>6</w:delText>
        </w:r>
      </w:del>
      <w:r>
        <w:rPr>
          <w:noProof/>
        </w:rPr>
        <w:fldChar w:fldCharType="end"/>
      </w:r>
    </w:p>
    <w:p w14:paraId="31669886" w14:textId="4B45EC3F" w:rsidR="0056521F" w:rsidRDefault="0056521F">
      <w:pPr>
        <w:pStyle w:val="TOC1"/>
        <w:tabs>
          <w:tab w:val="right" w:pos="8296"/>
        </w:tabs>
        <w:rPr>
          <w:rFonts w:eastAsiaTheme="minorEastAsia" w:cstheme="minorBidi"/>
          <w:b w:val="0"/>
          <w:bCs w:val="0"/>
          <w:caps w:val="0"/>
          <w:noProof/>
          <w:sz w:val="24"/>
          <w:szCs w:val="24"/>
          <w:u w:val="none"/>
          <w:lang w:eastAsia="en-IN"/>
        </w:rPr>
      </w:pPr>
      <w:r w:rsidRPr="009E1D9C">
        <w:rPr>
          <w:rFonts w:ascii="Times New Roman" w:eastAsia="Times New Roman" w:hAnsi="Times New Roman" w:cs="Times New Roman"/>
          <w:noProof/>
          <w:kern w:val="36"/>
          <w:lang w:eastAsia="en-IN"/>
          <w14:ligatures w14:val="none"/>
        </w:rPr>
        <w:t>SOFTWARE DEVELOPMENT LIFE CYCLE (SDLC)</w:t>
      </w:r>
      <w:r>
        <w:rPr>
          <w:noProof/>
        </w:rPr>
        <w:tab/>
      </w:r>
      <w:r>
        <w:rPr>
          <w:noProof/>
        </w:rPr>
        <w:fldChar w:fldCharType="begin"/>
      </w:r>
      <w:r>
        <w:rPr>
          <w:noProof/>
        </w:rPr>
        <w:instrText xml:space="preserve"> PAGEREF _Toc231838946 \h </w:instrText>
      </w:r>
      <w:r>
        <w:rPr>
          <w:noProof/>
        </w:rPr>
      </w:r>
      <w:r>
        <w:rPr>
          <w:noProof/>
        </w:rPr>
        <w:fldChar w:fldCharType="separate"/>
      </w:r>
      <w:ins w:id="2" w:author="Owner" w:date="2026-06-09T13:18:00Z">
        <w:r w:rsidR="00E83273">
          <w:rPr>
            <w:noProof/>
          </w:rPr>
          <w:t>5</w:t>
        </w:r>
      </w:ins>
      <w:del w:id="3" w:author="Owner" w:date="2026-06-09T13:18:00Z">
        <w:r w:rsidDel="00E83273">
          <w:rPr>
            <w:noProof/>
          </w:rPr>
          <w:delText>6</w:delText>
        </w:r>
      </w:del>
      <w:r>
        <w:rPr>
          <w:noProof/>
        </w:rPr>
        <w:fldChar w:fldCharType="end"/>
      </w:r>
    </w:p>
    <w:p w14:paraId="47F60F4A" w14:textId="5484FB56" w:rsidR="0056521F" w:rsidRDefault="0056521F">
      <w:pPr>
        <w:pStyle w:val="TOC1"/>
        <w:tabs>
          <w:tab w:val="right" w:pos="8296"/>
        </w:tabs>
        <w:rPr>
          <w:rFonts w:eastAsiaTheme="minorEastAsia" w:cstheme="minorBidi"/>
          <w:b w:val="0"/>
          <w:bCs w:val="0"/>
          <w:caps w:val="0"/>
          <w:noProof/>
          <w:sz w:val="24"/>
          <w:szCs w:val="24"/>
          <w:u w:val="none"/>
          <w:lang w:eastAsia="en-IN"/>
        </w:rPr>
      </w:pPr>
      <w:r w:rsidRPr="009E1D9C">
        <w:rPr>
          <w:rFonts w:ascii="Times New Roman" w:eastAsia="Times New Roman" w:hAnsi="Times New Roman" w:cs="Times New Roman"/>
          <w:noProof/>
          <w:kern w:val="36"/>
          <w:lang w:eastAsia="en-IN"/>
          <w14:ligatures w14:val="none"/>
        </w:rPr>
        <w:t>CHAPTER 3</w:t>
      </w:r>
      <w:r>
        <w:rPr>
          <w:noProof/>
        </w:rPr>
        <w:tab/>
      </w:r>
      <w:r>
        <w:rPr>
          <w:noProof/>
        </w:rPr>
        <w:fldChar w:fldCharType="begin"/>
      </w:r>
      <w:r>
        <w:rPr>
          <w:noProof/>
        </w:rPr>
        <w:instrText xml:space="preserve"> PAGEREF _Toc231838947 \h </w:instrText>
      </w:r>
      <w:r>
        <w:rPr>
          <w:noProof/>
        </w:rPr>
      </w:r>
      <w:r>
        <w:rPr>
          <w:noProof/>
        </w:rPr>
        <w:fldChar w:fldCharType="separate"/>
      </w:r>
      <w:ins w:id="4" w:author="Owner" w:date="2026-06-09T13:18:00Z">
        <w:r w:rsidR="00E83273">
          <w:rPr>
            <w:noProof/>
          </w:rPr>
          <w:t>10</w:t>
        </w:r>
      </w:ins>
      <w:del w:id="5" w:author="Owner" w:date="2026-06-09T13:18:00Z">
        <w:r w:rsidDel="00E83273">
          <w:rPr>
            <w:noProof/>
          </w:rPr>
          <w:delText>12</w:delText>
        </w:r>
      </w:del>
      <w:r>
        <w:rPr>
          <w:noProof/>
        </w:rPr>
        <w:fldChar w:fldCharType="end"/>
      </w:r>
    </w:p>
    <w:p w14:paraId="45B57614" w14:textId="0CAAF2E7" w:rsidR="0056521F" w:rsidRDefault="0056521F">
      <w:pPr>
        <w:pStyle w:val="TOC1"/>
        <w:tabs>
          <w:tab w:val="right" w:pos="8296"/>
        </w:tabs>
        <w:rPr>
          <w:rFonts w:eastAsiaTheme="minorEastAsia" w:cstheme="minorBidi"/>
          <w:b w:val="0"/>
          <w:bCs w:val="0"/>
          <w:caps w:val="0"/>
          <w:noProof/>
          <w:sz w:val="24"/>
          <w:szCs w:val="24"/>
          <w:u w:val="none"/>
          <w:lang w:eastAsia="en-IN"/>
        </w:rPr>
      </w:pPr>
      <w:r w:rsidRPr="009E1D9C">
        <w:rPr>
          <w:rFonts w:ascii="Times New Roman" w:eastAsia="Times New Roman" w:hAnsi="Times New Roman" w:cs="Times New Roman"/>
          <w:noProof/>
          <w:kern w:val="36"/>
          <w:lang w:eastAsia="en-IN"/>
          <w14:ligatures w14:val="none"/>
        </w:rPr>
        <w:t>SYSTEM STUDY AND ANALYSIS</w:t>
      </w:r>
      <w:r>
        <w:rPr>
          <w:noProof/>
        </w:rPr>
        <w:tab/>
      </w:r>
      <w:r>
        <w:rPr>
          <w:noProof/>
        </w:rPr>
        <w:fldChar w:fldCharType="begin"/>
      </w:r>
      <w:r>
        <w:rPr>
          <w:noProof/>
        </w:rPr>
        <w:instrText xml:space="preserve"> PAGEREF _Toc231838948 \h </w:instrText>
      </w:r>
      <w:r>
        <w:rPr>
          <w:noProof/>
        </w:rPr>
      </w:r>
      <w:r>
        <w:rPr>
          <w:noProof/>
        </w:rPr>
        <w:fldChar w:fldCharType="separate"/>
      </w:r>
      <w:ins w:id="6" w:author="Owner" w:date="2026-06-09T13:18:00Z">
        <w:r w:rsidR="00E83273">
          <w:rPr>
            <w:noProof/>
          </w:rPr>
          <w:t>10</w:t>
        </w:r>
      </w:ins>
      <w:del w:id="7" w:author="Owner" w:date="2026-06-09T13:18:00Z">
        <w:r w:rsidDel="00E83273">
          <w:rPr>
            <w:noProof/>
          </w:rPr>
          <w:delText>12</w:delText>
        </w:r>
      </w:del>
      <w:r>
        <w:rPr>
          <w:noProof/>
        </w:rPr>
        <w:fldChar w:fldCharType="end"/>
      </w:r>
    </w:p>
    <w:p w14:paraId="5D7FC231" w14:textId="15354789" w:rsidR="0056521F" w:rsidRDefault="0056521F">
      <w:pPr>
        <w:pStyle w:val="TOC1"/>
        <w:tabs>
          <w:tab w:val="right" w:pos="8296"/>
        </w:tabs>
        <w:rPr>
          <w:rFonts w:eastAsiaTheme="minorEastAsia" w:cstheme="minorBidi"/>
          <w:b w:val="0"/>
          <w:bCs w:val="0"/>
          <w:caps w:val="0"/>
          <w:noProof/>
          <w:sz w:val="24"/>
          <w:szCs w:val="24"/>
          <w:u w:val="none"/>
          <w:lang w:eastAsia="en-IN"/>
        </w:rPr>
      </w:pPr>
      <w:r w:rsidRPr="009E1D9C">
        <w:rPr>
          <w:rFonts w:ascii="Times New Roman" w:eastAsia="Times New Roman" w:hAnsi="Times New Roman" w:cs="Times New Roman"/>
          <w:noProof/>
          <w:kern w:val="36"/>
          <w:lang w:eastAsia="en-IN"/>
          <w14:ligatures w14:val="none"/>
        </w:rPr>
        <w:t>CHAPTER 4</w:t>
      </w:r>
      <w:r>
        <w:rPr>
          <w:noProof/>
        </w:rPr>
        <w:tab/>
      </w:r>
      <w:r>
        <w:rPr>
          <w:noProof/>
        </w:rPr>
        <w:fldChar w:fldCharType="begin"/>
      </w:r>
      <w:r>
        <w:rPr>
          <w:noProof/>
        </w:rPr>
        <w:instrText xml:space="preserve"> PAGEREF _Toc231838949 \h </w:instrText>
      </w:r>
      <w:r>
        <w:rPr>
          <w:noProof/>
        </w:rPr>
      </w:r>
      <w:r>
        <w:rPr>
          <w:noProof/>
        </w:rPr>
        <w:fldChar w:fldCharType="separate"/>
      </w:r>
      <w:ins w:id="8" w:author="Owner" w:date="2026-06-09T13:18:00Z">
        <w:r w:rsidR="00E83273">
          <w:rPr>
            <w:noProof/>
          </w:rPr>
          <w:t>14</w:t>
        </w:r>
      </w:ins>
      <w:del w:id="9" w:author="Owner" w:date="2026-06-09T13:18:00Z">
        <w:r w:rsidDel="00E83273">
          <w:rPr>
            <w:noProof/>
          </w:rPr>
          <w:delText>18</w:delText>
        </w:r>
      </w:del>
      <w:r>
        <w:rPr>
          <w:noProof/>
        </w:rPr>
        <w:fldChar w:fldCharType="end"/>
      </w:r>
    </w:p>
    <w:p w14:paraId="0949C558" w14:textId="38060E6A" w:rsidR="0056521F" w:rsidRDefault="0056521F">
      <w:pPr>
        <w:pStyle w:val="TOC1"/>
        <w:tabs>
          <w:tab w:val="right" w:pos="8296"/>
        </w:tabs>
        <w:rPr>
          <w:rFonts w:eastAsiaTheme="minorEastAsia" w:cstheme="minorBidi"/>
          <w:b w:val="0"/>
          <w:bCs w:val="0"/>
          <w:caps w:val="0"/>
          <w:noProof/>
          <w:sz w:val="24"/>
          <w:szCs w:val="24"/>
          <w:u w:val="none"/>
          <w:lang w:eastAsia="en-IN"/>
        </w:rPr>
      </w:pPr>
      <w:r w:rsidRPr="009E1D9C">
        <w:rPr>
          <w:rFonts w:ascii="Times New Roman" w:eastAsia="Times New Roman" w:hAnsi="Times New Roman" w:cs="Times New Roman"/>
          <w:noProof/>
          <w:kern w:val="36"/>
          <w:lang w:eastAsia="en-IN"/>
          <w14:ligatures w14:val="none"/>
        </w:rPr>
        <w:t>SYSTEM REQUIREMENTS</w:t>
      </w:r>
      <w:r>
        <w:rPr>
          <w:noProof/>
        </w:rPr>
        <w:tab/>
      </w:r>
      <w:r>
        <w:rPr>
          <w:noProof/>
        </w:rPr>
        <w:fldChar w:fldCharType="begin"/>
      </w:r>
      <w:r>
        <w:rPr>
          <w:noProof/>
        </w:rPr>
        <w:instrText xml:space="preserve"> PAGEREF _Toc231838950 \h </w:instrText>
      </w:r>
      <w:r>
        <w:rPr>
          <w:noProof/>
        </w:rPr>
      </w:r>
      <w:r>
        <w:rPr>
          <w:noProof/>
        </w:rPr>
        <w:fldChar w:fldCharType="separate"/>
      </w:r>
      <w:ins w:id="10" w:author="Owner" w:date="2026-06-09T13:18:00Z">
        <w:r w:rsidR="00E83273">
          <w:rPr>
            <w:noProof/>
          </w:rPr>
          <w:t>14</w:t>
        </w:r>
      </w:ins>
      <w:del w:id="11" w:author="Owner" w:date="2026-06-09T13:18:00Z">
        <w:r w:rsidDel="00E83273">
          <w:rPr>
            <w:noProof/>
          </w:rPr>
          <w:delText>18</w:delText>
        </w:r>
      </w:del>
      <w:r>
        <w:rPr>
          <w:noProof/>
        </w:rPr>
        <w:fldChar w:fldCharType="end"/>
      </w:r>
    </w:p>
    <w:p w14:paraId="6E2477E4" w14:textId="5B63C276" w:rsidR="0056521F" w:rsidRDefault="0056521F">
      <w:pPr>
        <w:pStyle w:val="TOC1"/>
        <w:tabs>
          <w:tab w:val="right" w:pos="8296"/>
        </w:tabs>
        <w:rPr>
          <w:rFonts w:eastAsiaTheme="minorEastAsia" w:cstheme="minorBidi"/>
          <w:b w:val="0"/>
          <w:bCs w:val="0"/>
          <w:caps w:val="0"/>
          <w:noProof/>
          <w:sz w:val="24"/>
          <w:szCs w:val="24"/>
          <w:u w:val="none"/>
          <w:lang w:eastAsia="en-IN"/>
        </w:rPr>
      </w:pPr>
      <w:r w:rsidRPr="009E1D9C">
        <w:rPr>
          <w:rFonts w:ascii="Times New Roman" w:eastAsia="Times New Roman" w:hAnsi="Times New Roman" w:cs="Times New Roman"/>
          <w:noProof/>
          <w:kern w:val="36"/>
          <w:lang w:eastAsia="en-IN"/>
          <w14:ligatures w14:val="none"/>
        </w:rPr>
        <w:t>CHAPTER 5</w:t>
      </w:r>
      <w:r>
        <w:rPr>
          <w:noProof/>
        </w:rPr>
        <w:tab/>
      </w:r>
      <w:r>
        <w:rPr>
          <w:noProof/>
        </w:rPr>
        <w:fldChar w:fldCharType="begin"/>
      </w:r>
      <w:r>
        <w:rPr>
          <w:noProof/>
        </w:rPr>
        <w:instrText xml:space="preserve"> PAGEREF _Toc231838951 \h </w:instrText>
      </w:r>
      <w:r>
        <w:rPr>
          <w:noProof/>
        </w:rPr>
      </w:r>
      <w:r>
        <w:rPr>
          <w:noProof/>
        </w:rPr>
        <w:fldChar w:fldCharType="separate"/>
      </w:r>
      <w:ins w:id="12" w:author="Owner" w:date="2026-06-09T13:18:00Z">
        <w:r w:rsidR="00E83273">
          <w:rPr>
            <w:noProof/>
          </w:rPr>
          <w:t>19</w:t>
        </w:r>
      </w:ins>
      <w:del w:id="13" w:author="Owner" w:date="2026-06-09T13:18:00Z">
        <w:r w:rsidDel="00E83273">
          <w:rPr>
            <w:noProof/>
          </w:rPr>
          <w:delText>24</w:delText>
        </w:r>
      </w:del>
      <w:r>
        <w:rPr>
          <w:noProof/>
        </w:rPr>
        <w:fldChar w:fldCharType="end"/>
      </w:r>
    </w:p>
    <w:p w14:paraId="08184524" w14:textId="1D280D6C" w:rsidR="0056521F" w:rsidRDefault="0056521F">
      <w:pPr>
        <w:pStyle w:val="TOC1"/>
        <w:tabs>
          <w:tab w:val="right" w:pos="8296"/>
        </w:tabs>
        <w:rPr>
          <w:rFonts w:eastAsiaTheme="minorEastAsia" w:cstheme="minorBidi"/>
          <w:b w:val="0"/>
          <w:bCs w:val="0"/>
          <w:caps w:val="0"/>
          <w:noProof/>
          <w:sz w:val="24"/>
          <w:szCs w:val="24"/>
          <w:u w:val="none"/>
          <w:lang w:eastAsia="en-IN"/>
        </w:rPr>
      </w:pPr>
      <w:r w:rsidRPr="009E1D9C">
        <w:rPr>
          <w:rFonts w:ascii="Times New Roman" w:eastAsia="Times New Roman" w:hAnsi="Times New Roman" w:cs="Times New Roman"/>
          <w:noProof/>
          <w:kern w:val="36"/>
          <w:lang w:eastAsia="en-IN"/>
          <w14:ligatures w14:val="none"/>
        </w:rPr>
        <w:t>SYSTEM DESIGN</w:t>
      </w:r>
      <w:r>
        <w:rPr>
          <w:noProof/>
        </w:rPr>
        <w:tab/>
      </w:r>
      <w:r>
        <w:rPr>
          <w:noProof/>
        </w:rPr>
        <w:fldChar w:fldCharType="begin"/>
      </w:r>
      <w:r>
        <w:rPr>
          <w:noProof/>
        </w:rPr>
        <w:instrText xml:space="preserve"> PAGEREF _Toc231838952 \h </w:instrText>
      </w:r>
      <w:r>
        <w:rPr>
          <w:noProof/>
        </w:rPr>
      </w:r>
      <w:r>
        <w:rPr>
          <w:noProof/>
        </w:rPr>
        <w:fldChar w:fldCharType="separate"/>
      </w:r>
      <w:ins w:id="14" w:author="Owner" w:date="2026-06-09T13:18:00Z">
        <w:r w:rsidR="00E83273">
          <w:rPr>
            <w:noProof/>
          </w:rPr>
          <w:t>19</w:t>
        </w:r>
      </w:ins>
      <w:del w:id="15" w:author="Owner" w:date="2026-06-09T13:18:00Z">
        <w:r w:rsidDel="00E83273">
          <w:rPr>
            <w:noProof/>
          </w:rPr>
          <w:delText>24</w:delText>
        </w:r>
      </w:del>
      <w:r>
        <w:rPr>
          <w:noProof/>
        </w:rPr>
        <w:fldChar w:fldCharType="end"/>
      </w:r>
    </w:p>
    <w:p w14:paraId="26212B5B" w14:textId="2497B8EF" w:rsidR="0056521F" w:rsidRDefault="0056521F">
      <w:pPr>
        <w:pStyle w:val="TOC1"/>
        <w:tabs>
          <w:tab w:val="right" w:pos="8296"/>
        </w:tabs>
        <w:rPr>
          <w:rFonts w:eastAsiaTheme="minorEastAsia" w:cstheme="minorBidi"/>
          <w:b w:val="0"/>
          <w:bCs w:val="0"/>
          <w:caps w:val="0"/>
          <w:noProof/>
          <w:sz w:val="24"/>
          <w:szCs w:val="24"/>
          <w:u w:val="none"/>
          <w:lang w:eastAsia="en-IN"/>
        </w:rPr>
      </w:pPr>
      <w:r w:rsidRPr="009E1D9C">
        <w:rPr>
          <w:rFonts w:ascii="Times New Roman" w:eastAsia="Times New Roman" w:hAnsi="Times New Roman" w:cs="Times New Roman"/>
          <w:noProof/>
          <w:kern w:val="36"/>
          <w:lang w:eastAsia="en-IN"/>
          <w14:ligatures w14:val="none"/>
        </w:rPr>
        <w:t>CHAPTER 6</w:t>
      </w:r>
      <w:r>
        <w:rPr>
          <w:noProof/>
        </w:rPr>
        <w:tab/>
      </w:r>
      <w:r>
        <w:rPr>
          <w:noProof/>
        </w:rPr>
        <w:fldChar w:fldCharType="begin"/>
      </w:r>
      <w:r>
        <w:rPr>
          <w:noProof/>
        </w:rPr>
        <w:instrText xml:space="preserve"> PAGEREF _Toc231838953 \h </w:instrText>
      </w:r>
      <w:r>
        <w:rPr>
          <w:noProof/>
        </w:rPr>
      </w:r>
      <w:r>
        <w:rPr>
          <w:noProof/>
        </w:rPr>
        <w:fldChar w:fldCharType="separate"/>
      </w:r>
      <w:ins w:id="16" w:author="Owner" w:date="2026-06-09T13:18:00Z">
        <w:r w:rsidR="00E83273">
          <w:rPr>
            <w:noProof/>
          </w:rPr>
          <w:t>29</w:t>
        </w:r>
      </w:ins>
      <w:del w:id="17" w:author="Owner" w:date="2026-06-09T13:18:00Z">
        <w:r w:rsidDel="00E83273">
          <w:rPr>
            <w:noProof/>
          </w:rPr>
          <w:delText>32</w:delText>
        </w:r>
      </w:del>
      <w:r>
        <w:rPr>
          <w:noProof/>
        </w:rPr>
        <w:fldChar w:fldCharType="end"/>
      </w:r>
    </w:p>
    <w:p w14:paraId="6188FB27" w14:textId="6B9E7459" w:rsidR="0056521F" w:rsidRDefault="0056521F">
      <w:pPr>
        <w:pStyle w:val="TOC1"/>
        <w:tabs>
          <w:tab w:val="right" w:pos="8296"/>
        </w:tabs>
        <w:rPr>
          <w:rFonts w:eastAsiaTheme="minorEastAsia" w:cstheme="minorBidi"/>
          <w:b w:val="0"/>
          <w:bCs w:val="0"/>
          <w:caps w:val="0"/>
          <w:noProof/>
          <w:sz w:val="24"/>
          <w:szCs w:val="24"/>
          <w:u w:val="none"/>
          <w:lang w:eastAsia="en-IN"/>
        </w:rPr>
      </w:pPr>
      <w:r w:rsidRPr="009E1D9C">
        <w:rPr>
          <w:rFonts w:ascii="Times New Roman" w:eastAsia="Times New Roman" w:hAnsi="Times New Roman" w:cs="Times New Roman"/>
          <w:noProof/>
          <w:kern w:val="36"/>
          <w:lang w:eastAsia="en-IN"/>
          <w14:ligatures w14:val="none"/>
        </w:rPr>
        <w:t>IMPLEMENTATION</w:t>
      </w:r>
      <w:r>
        <w:rPr>
          <w:noProof/>
        </w:rPr>
        <w:tab/>
      </w:r>
      <w:r>
        <w:rPr>
          <w:noProof/>
        </w:rPr>
        <w:fldChar w:fldCharType="begin"/>
      </w:r>
      <w:r>
        <w:rPr>
          <w:noProof/>
        </w:rPr>
        <w:instrText xml:space="preserve"> PAGEREF _Toc231838954 \h </w:instrText>
      </w:r>
      <w:r>
        <w:rPr>
          <w:noProof/>
        </w:rPr>
      </w:r>
      <w:r>
        <w:rPr>
          <w:noProof/>
        </w:rPr>
        <w:fldChar w:fldCharType="separate"/>
      </w:r>
      <w:ins w:id="18" w:author="Owner" w:date="2026-06-09T13:18:00Z">
        <w:r w:rsidR="00E83273">
          <w:rPr>
            <w:noProof/>
          </w:rPr>
          <w:t>29</w:t>
        </w:r>
      </w:ins>
      <w:del w:id="19" w:author="Owner" w:date="2026-06-09T13:18:00Z">
        <w:r w:rsidDel="00E83273">
          <w:rPr>
            <w:noProof/>
          </w:rPr>
          <w:delText>32</w:delText>
        </w:r>
      </w:del>
      <w:r>
        <w:rPr>
          <w:noProof/>
        </w:rPr>
        <w:fldChar w:fldCharType="end"/>
      </w:r>
    </w:p>
    <w:p w14:paraId="5F17F0BE" w14:textId="38E27E22" w:rsidR="0056521F" w:rsidRDefault="0056521F">
      <w:pPr>
        <w:pStyle w:val="TOC1"/>
        <w:tabs>
          <w:tab w:val="right" w:pos="8296"/>
        </w:tabs>
        <w:rPr>
          <w:rFonts w:eastAsiaTheme="minorEastAsia" w:cstheme="minorBidi"/>
          <w:b w:val="0"/>
          <w:bCs w:val="0"/>
          <w:caps w:val="0"/>
          <w:noProof/>
          <w:sz w:val="24"/>
          <w:szCs w:val="24"/>
          <w:u w:val="none"/>
          <w:lang w:eastAsia="en-IN"/>
        </w:rPr>
      </w:pPr>
      <w:r w:rsidRPr="009E1D9C">
        <w:rPr>
          <w:rFonts w:ascii="Times New Roman" w:eastAsia="Times New Roman" w:hAnsi="Times New Roman" w:cs="Times New Roman"/>
          <w:noProof/>
          <w:kern w:val="36"/>
          <w:lang w:eastAsia="en-IN"/>
          <w14:ligatures w14:val="none"/>
        </w:rPr>
        <w:t>CHAPTER 7</w:t>
      </w:r>
      <w:r>
        <w:rPr>
          <w:noProof/>
        </w:rPr>
        <w:tab/>
      </w:r>
      <w:r>
        <w:rPr>
          <w:noProof/>
        </w:rPr>
        <w:fldChar w:fldCharType="begin"/>
      </w:r>
      <w:r>
        <w:rPr>
          <w:noProof/>
        </w:rPr>
        <w:instrText xml:space="preserve"> PAGEREF _Toc231838955 \h </w:instrText>
      </w:r>
      <w:r>
        <w:rPr>
          <w:noProof/>
        </w:rPr>
      </w:r>
      <w:r>
        <w:rPr>
          <w:noProof/>
        </w:rPr>
        <w:fldChar w:fldCharType="separate"/>
      </w:r>
      <w:ins w:id="20" w:author="Owner" w:date="2026-06-09T13:18:00Z">
        <w:r w:rsidR="00E83273">
          <w:rPr>
            <w:noProof/>
          </w:rPr>
          <w:t>47</w:t>
        </w:r>
      </w:ins>
      <w:del w:id="21" w:author="Owner" w:date="2026-06-09T13:18:00Z">
        <w:r w:rsidDel="00E83273">
          <w:rPr>
            <w:noProof/>
          </w:rPr>
          <w:delText>43</w:delText>
        </w:r>
      </w:del>
      <w:r>
        <w:rPr>
          <w:noProof/>
        </w:rPr>
        <w:fldChar w:fldCharType="end"/>
      </w:r>
    </w:p>
    <w:p w14:paraId="347B803E" w14:textId="640DA54F" w:rsidR="0056521F" w:rsidRDefault="0056521F">
      <w:pPr>
        <w:pStyle w:val="TOC1"/>
        <w:tabs>
          <w:tab w:val="right" w:pos="8296"/>
        </w:tabs>
        <w:rPr>
          <w:rFonts w:eastAsiaTheme="minorEastAsia" w:cstheme="minorBidi"/>
          <w:b w:val="0"/>
          <w:bCs w:val="0"/>
          <w:caps w:val="0"/>
          <w:noProof/>
          <w:sz w:val="24"/>
          <w:szCs w:val="24"/>
          <w:u w:val="none"/>
          <w:lang w:eastAsia="en-IN"/>
        </w:rPr>
      </w:pPr>
      <w:r w:rsidRPr="009E1D9C">
        <w:rPr>
          <w:rFonts w:ascii="Times New Roman" w:eastAsia="Times New Roman" w:hAnsi="Times New Roman" w:cs="Times New Roman"/>
          <w:noProof/>
          <w:kern w:val="36"/>
          <w:lang w:eastAsia="en-IN"/>
          <w14:ligatures w14:val="none"/>
        </w:rPr>
        <w:t>TESTING</w:t>
      </w:r>
      <w:r>
        <w:rPr>
          <w:noProof/>
        </w:rPr>
        <w:tab/>
      </w:r>
      <w:r>
        <w:rPr>
          <w:noProof/>
        </w:rPr>
        <w:fldChar w:fldCharType="begin"/>
      </w:r>
      <w:r>
        <w:rPr>
          <w:noProof/>
        </w:rPr>
        <w:instrText xml:space="preserve"> PAGEREF _Toc231838956 \h </w:instrText>
      </w:r>
      <w:r>
        <w:rPr>
          <w:noProof/>
        </w:rPr>
      </w:r>
      <w:r>
        <w:rPr>
          <w:noProof/>
        </w:rPr>
        <w:fldChar w:fldCharType="separate"/>
      </w:r>
      <w:ins w:id="22" w:author="Owner" w:date="2026-06-09T13:18:00Z">
        <w:r w:rsidR="00E83273">
          <w:rPr>
            <w:noProof/>
          </w:rPr>
          <w:t>47</w:t>
        </w:r>
      </w:ins>
      <w:del w:id="23" w:author="Owner" w:date="2026-06-09T13:18:00Z">
        <w:r w:rsidDel="00E83273">
          <w:rPr>
            <w:noProof/>
          </w:rPr>
          <w:delText>43</w:delText>
        </w:r>
      </w:del>
      <w:r>
        <w:rPr>
          <w:noProof/>
        </w:rPr>
        <w:fldChar w:fldCharType="end"/>
      </w:r>
    </w:p>
    <w:p w14:paraId="0EAC53BF" w14:textId="0C0DF8CD" w:rsidR="0056521F" w:rsidRDefault="0056521F" w:rsidP="0056521F">
      <w:pPr>
        <w:pStyle w:val="TOC1"/>
        <w:tabs>
          <w:tab w:val="right" w:pos="8296"/>
        </w:tabs>
        <w:rPr>
          <w:rFonts w:eastAsiaTheme="minorEastAsia" w:cstheme="minorBidi"/>
          <w:b w:val="0"/>
          <w:bCs w:val="0"/>
          <w:caps w:val="0"/>
          <w:noProof/>
          <w:sz w:val="24"/>
          <w:szCs w:val="24"/>
          <w:u w:val="none"/>
          <w:lang w:eastAsia="en-IN"/>
        </w:rPr>
      </w:pPr>
      <w:r w:rsidRPr="009E1D9C">
        <w:rPr>
          <w:rFonts w:ascii="Times New Roman" w:eastAsia="Times New Roman" w:hAnsi="Times New Roman" w:cs="Times New Roman"/>
          <w:noProof/>
          <w:kern w:val="36"/>
          <w:lang w:eastAsia="en-IN"/>
          <w14:ligatures w14:val="none"/>
        </w:rPr>
        <w:t xml:space="preserve">CHAPTER </w:t>
      </w:r>
      <w:r>
        <w:rPr>
          <w:rFonts w:ascii="Times New Roman" w:eastAsia="Times New Roman" w:hAnsi="Times New Roman" w:cs="Times New Roman"/>
          <w:noProof/>
          <w:kern w:val="36"/>
          <w:lang w:eastAsia="en-IN"/>
          <w14:ligatures w14:val="none"/>
        </w:rPr>
        <w:t>8</w:t>
      </w:r>
      <w:r>
        <w:rPr>
          <w:noProof/>
        </w:rPr>
        <w:tab/>
        <w:t>47</w:t>
      </w:r>
    </w:p>
    <w:p w14:paraId="04157E5D" w14:textId="3170EA2F" w:rsidR="0056521F" w:rsidRDefault="0056521F" w:rsidP="0056521F">
      <w:pPr>
        <w:pStyle w:val="TOC1"/>
        <w:tabs>
          <w:tab w:val="right" w:pos="8296"/>
        </w:tabs>
        <w:rPr>
          <w:rFonts w:eastAsiaTheme="minorEastAsia" w:cstheme="minorBidi"/>
          <w:b w:val="0"/>
          <w:bCs w:val="0"/>
          <w:caps w:val="0"/>
          <w:noProof/>
          <w:sz w:val="24"/>
          <w:szCs w:val="24"/>
          <w:u w:val="none"/>
          <w:lang w:eastAsia="en-IN"/>
        </w:rPr>
      </w:pPr>
      <w:r>
        <w:rPr>
          <w:rFonts w:ascii="Times New Roman" w:eastAsia="Times New Roman" w:hAnsi="Times New Roman" w:cs="Times New Roman"/>
          <w:noProof/>
          <w:kern w:val="36"/>
          <w:lang w:eastAsia="en-IN"/>
          <w14:ligatures w14:val="none"/>
        </w:rPr>
        <w:t>result an</w:t>
      </w:r>
      <w:r>
        <w:rPr>
          <w:noProof/>
        </w:rPr>
        <w:tab/>
        <w:t>47</w:t>
      </w:r>
    </w:p>
    <w:p w14:paraId="00F38E7D" w14:textId="7A8BA20F" w:rsidR="0056521F" w:rsidRDefault="0056521F">
      <w:pPr>
        <w:pStyle w:val="TOC1"/>
        <w:tabs>
          <w:tab w:val="right" w:pos="8296"/>
        </w:tabs>
        <w:rPr>
          <w:rFonts w:eastAsiaTheme="minorEastAsia" w:cstheme="minorBidi"/>
          <w:b w:val="0"/>
          <w:bCs w:val="0"/>
          <w:caps w:val="0"/>
          <w:noProof/>
          <w:sz w:val="24"/>
          <w:szCs w:val="24"/>
          <w:u w:val="none"/>
          <w:lang w:eastAsia="en-IN"/>
        </w:rPr>
      </w:pPr>
      <w:r w:rsidRPr="009E1D9C">
        <w:rPr>
          <w:rFonts w:ascii="Times New Roman" w:eastAsia="Times New Roman" w:hAnsi="Times New Roman" w:cs="Times New Roman"/>
          <w:noProof/>
          <w:kern w:val="36"/>
          <w:lang w:eastAsia="en-IN"/>
          <w14:ligatures w14:val="none"/>
        </w:rPr>
        <w:t>CHAPTER 9</w:t>
      </w:r>
      <w:r>
        <w:rPr>
          <w:noProof/>
        </w:rPr>
        <w:tab/>
      </w:r>
      <w:r>
        <w:rPr>
          <w:noProof/>
        </w:rPr>
        <w:fldChar w:fldCharType="begin"/>
      </w:r>
      <w:r>
        <w:rPr>
          <w:noProof/>
        </w:rPr>
        <w:instrText xml:space="preserve"> PAGEREF _Toc231838957 \h </w:instrText>
      </w:r>
      <w:r>
        <w:rPr>
          <w:noProof/>
        </w:rPr>
      </w:r>
      <w:r>
        <w:rPr>
          <w:noProof/>
        </w:rPr>
        <w:fldChar w:fldCharType="separate"/>
      </w:r>
      <w:ins w:id="24" w:author="Owner" w:date="2026-06-09T13:18:00Z">
        <w:r w:rsidR="00E83273">
          <w:rPr>
            <w:noProof/>
          </w:rPr>
          <w:t>55</w:t>
        </w:r>
      </w:ins>
      <w:del w:id="25" w:author="Owner" w:date="2026-06-09T13:18:00Z">
        <w:r w:rsidDel="00E83273">
          <w:rPr>
            <w:noProof/>
          </w:rPr>
          <w:delText>51</w:delText>
        </w:r>
      </w:del>
      <w:r>
        <w:rPr>
          <w:noProof/>
        </w:rPr>
        <w:fldChar w:fldCharType="end"/>
      </w:r>
    </w:p>
    <w:p w14:paraId="1AADFB39" w14:textId="59D51BE6" w:rsidR="0056521F" w:rsidRDefault="0056521F">
      <w:pPr>
        <w:pStyle w:val="TOC1"/>
        <w:tabs>
          <w:tab w:val="right" w:pos="8296"/>
        </w:tabs>
        <w:rPr>
          <w:rFonts w:eastAsiaTheme="minorEastAsia" w:cstheme="minorBidi"/>
          <w:b w:val="0"/>
          <w:bCs w:val="0"/>
          <w:caps w:val="0"/>
          <w:noProof/>
          <w:sz w:val="24"/>
          <w:szCs w:val="24"/>
          <w:u w:val="none"/>
          <w:lang w:eastAsia="en-IN"/>
        </w:rPr>
      </w:pPr>
      <w:r w:rsidRPr="009E1D9C">
        <w:rPr>
          <w:rFonts w:ascii="Times New Roman" w:eastAsia="Times New Roman" w:hAnsi="Times New Roman" w:cs="Times New Roman"/>
          <w:noProof/>
          <w:kern w:val="36"/>
          <w:lang w:eastAsia="en-IN"/>
          <w14:ligatures w14:val="none"/>
        </w:rPr>
        <w:t>CONCLUSION AND FUTURE SCOPE</w:t>
      </w:r>
      <w:r>
        <w:rPr>
          <w:noProof/>
        </w:rPr>
        <w:tab/>
      </w:r>
      <w:r>
        <w:rPr>
          <w:noProof/>
        </w:rPr>
        <w:fldChar w:fldCharType="begin"/>
      </w:r>
      <w:r>
        <w:rPr>
          <w:noProof/>
        </w:rPr>
        <w:instrText xml:space="preserve"> PAGEREF _Toc231838958 \h </w:instrText>
      </w:r>
      <w:r>
        <w:rPr>
          <w:noProof/>
        </w:rPr>
      </w:r>
      <w:r>
        <w:rPr>
          <w:noProof/>
        </w:rPr>
        <w:fldChar w:fldCharType="separate"/>
      </w:r>
      <w:ins w:id="26" w:author="Owner" w:date="2026-06-09T13:18:00Z">
        <w:r w:rsidR="00E83273">
          <w:rPr>
            <w:noProof/>
          </w:rPr>
          <w:t>55</w:t>
        </w:r>
      </w:ins>
      <w:del w:id="27" w:author="Owner" w:date="2026-06-09T13:18:00Z">
        <w:r w:rsidDel="00E83273">
          <w:rPr>
            <w:noProof/>
          </w:rPr>
          <w:delText>51</w:delText>
        </w:r>
      </w:del>
      <w:r>
        <w:rPr>
          <w:noProof/>
        </w:rPr>
        <w:fldChar w:fldCharType="end"/>
      </w:r>
    </w:p>
    <w:p w14:paraId="1F8B7AD3" w14:textId="5F9C2989" w:rsidR="0056521F" w:rsidRDefault="0056521F">
      <w:pPr>
        <w:pStyle w:val="TOC1"/>
        <w:tabs>
          <w:tab w:val="right" w:pos="8296"/>
        </w:tabs>
        <w:rPr>
          <w:rFonts w:eastAsiaTheme="minorEastAsia" w:cstheme="minorBidi"/>
          <w:b w:val="0"/>
          <w:bCs w:val="0"/>
          <w:caps w:val="0"/>
          <w:noProof/>
          <w:sz w:val="24"/>
          <w:szCs w:val="24"/>
          <w:u w:val="none"/>
          <w:lang w:eastAsia="en-IN"/>
        </w:rPr>
      </w:pPr>
      <w:r w:rsidRPr="009E1D9C">
        <w:rPr>
          <w:rFonts w:ascii="Times New Roman" w:eastAsia="Times New Roman" w:hAnsi="Times New Roman" w:cs="Times New Roman"/>
          <w:noProof/>
          <w:kern w:val="36"/>
          <w:lang w:eastAsia="en-IN"/>
          <w14:ligatures w14:val="none"/>
        </w:rPr>
        <w:t>REFERENCES</w:t>
      </w:r>
      <w:r>
        <w:rPr>
          <w:noProof/>
        </w:rPr>
        <w:tab/>
      </w:r>
      <w:r>
        <w:rPr>
          <w:noProof/>
        </w:rPr>
        <w:fldChar w:fldCharType="begin"/>
      </w:r>
      <w:r>
        <w:rPr>
          <w:noProof/>
        </w:rPr>
        <w:instrText xml:space="preserve"> PAGEREF _Toc231838959 \h </w:instrText>
      </w:r>
      <w:r>
        <w:rPr>
          <w:noProof/>
        </w:rPr>
      </w:r>
      <w:r>
        <w:rPr>
          <w:noProof/>
        </w:rPr>
        <w:fldChar w:fldCharType="separate"/>
      </w:r>
      <w:ins w:id="28" w:author="Owner" w:date="2026-06-09T13:18:00Z">
        <w:r w:rsidR="00E83273">
          <w:rPr>
            <w:noProof/>
          </w:rPr>
          <w:t>58</w:t>
        </w:r>
      </w:ins>
      <w:del w:id="29" w:author="Owner" w:date="2026-06-09T13:18:00Z">
        <w:r w:rsidDel="00E83273">
          <w:rPr>
            <w:noProof/>
          </w:rPr>
          <w:delText>55</w:delText>
        </w:r>
      </w:del>
      <w:r>
        <w:rPr>
          <w:noProof/>
        </w:rPr>
        <w:fldChar w:fldCharType="end"/>
      </w:r>
    </w:p>
    <w:p w14:paraId="24ABAE72" w14:textId="44F3A9B6" w:rsidR="00BD104A" w:rsidRDefault="0056521F" w:rsidP="0056521F">
      <w:pPr>
        <w:spacing w:before="100" w:beforeAutospacing="1" w:after="100" w:afterAutospacing="1" w:line="360" w:lineRule="auto"/>
        <w:jc w:val="both"/>
        <w:outlineLvl w:val="0"/>
        <w:rPr>
          <w:rFonts w:ascii="Times New Roman" w:eastAsia="Times New Roman" w:hAnsi="Times New Roman" w:cs="Times New Roman"/>
          <w:b/>
          <w:bCs/>
          <w:kern w:val="36"/>
          <w:sz w:val="32"/>
          <w:szCs w:val="32"/>
          <w:lang w:eastAsia="en-IN"/>
          <w14:ligatures w14:val="none"/>
        </w:rPr>
      </w:pPr>
      <w:r>
        <w:rPr>
          <w:rFonts w:ascii="Times New Roman" w:eastAsia="Times New Roman" w:hAnsi="Times New Roman" w:cs="Times New Roman"/>
          <w:b/>
          <w:bCs/>
          <w:kern w:val="36"/>
          <w:sz w:val="32"/>
          <w:szCs w:val="32"/>
          <w:lang w:eastAsia="en-IN"/>
          <w14:ligatures w14:val="none"/>
        </w:rPr>
        <w:fldChar w:fldCharType="end"/>
      </w:r>
    </w:p>
    <w:p w14:paraId="41BACB68" w14:textId="6C4EEB17" w:rsidR="0053510A" w:rsidRDefault="00BD104A">
      <w:pPr>
        <w:rPr>
          <w:rFonts w:ascii="Times New Roman" w:eastAsia="Times New Roman" w:hAnsi="Times New Roman" w:cs="Times New Roman"/>
          <w:b/>
          <w:bCs/>
          <w:kern w:val="36"/>
          <w:sz w:val="32"/>
          <w:szCs w:val="32"/>
          <w:lang w:eastAsia="en-IN"/>
          <w14:ligatures w14:val="none"/>
        </w:rPr>
      </w:pPr>
      <w:r>
        <w:rPr>
          <w:rFonts w:ascii="Times New Roman" w:eastAsia="Times New Roman" w:hAnsi="Times New Roman" w:cs="Times New Roman"/>
          <w:b/>
          <w:bCs/>
          <w:kern w:val="36"/>
          <w:sz w:val="32"/>
          <w:szCs w:val="32"/>
          <w:lang w:eastAsia="en-IN"/>
          <w14:ligatures w14:val="none"/>
        </w:rPr>
        <w:br w:type="page"/>
      </w:r>
    </w:p>
    <w:p w14:paraId="453062E6" w14:textId="07D9FDB8" w:rsidR="00BD104A" w:rsidRDefault="0053510A">
      <w:pPr>
        <w:rPr>
          <w:rFonts w:ascii="Times New Roman" w:eastAsia="Times New Roman" w:hAnsi="Times New Roman" w:cs="Times New Roman"/>
          <w:b/>
          <w:bCs/>
          <w:kern w:val="36"/>
          <w:sz w:val="32"/>
          <w:szCs w:val="32"/>
          <w:lang w:eastAsia="en-IN"/>
          <w14:ligatures w14:val="none"/>
        </w:rPr>
      </w:pPr>
      <w:r>
        <w:rPr>
          <w:rFonts w:ascii="Times New Roman" w:eastAsia="Times New Roman" w:hAnsi="Times New Roman" w:cs="Times New Roman"/>
          <w:b/>
          <w:bCs/>
          <w:kern w:val="36"/>
          <w:sz w:val="32"/>
          <w:szCs w:val="32"/>
          <w:lang w:eastAsia="en-IN"/>
          <w14:ligatures w14:val="none"/>
        </w:rPr>
        <w:lastRenderedPageBreak/>
        <w:br w:type="page"/>
      </w:r>
    </w:p>
    <w:p w14:paraId="31D6631F" w14:textId="0FD1A499" w:rsidR="00B57D49" w:rsidRPr="00B57D49" w:rsidRDefault="00B57D49" w:rsidP="00F61D55">
      <w:pPr>
        <w:spacing w:before="100" w:beforeAutospacing="1" w:after="100" w:afterAutospacing="1" w:line="360" w:lineRule="auto"/>
        <w:jc w:val="center"/>
        <w:outlineLvl w:val="0"/>
        <w:rPr>
          <w:rFonts w:ascii="Times New Roman" w:eastAsia="Times New Roman" w:hAnsi="Times New Roman" w:cs="Times New Roman"/>
          <w:b/>
          <w:bCs/>
          <w:kern w:val="36"/>
          <w:sz w:val="32"/>
          <w:szCs w:val="32"/>
          <w:lang w:eastAsia="en-IN"/>
          <w14:ligatures w14:val="none"/>
        </w:rPr>
      </w:pPr>
      <w:bookmarkStart w:id="30" w:name="_Toc231838943"/>
      <w:r w:rsidRPr="00B57D49">
        <w:rPr>
          <w:rFonts w:ascii="Times New Roman" w:eastAsia="Times New Roman" w:hAnsi="Times New Roman" w:cs="Times New Roman"/>
          <w:b/>
          <w:bCs/>
          <w:kern w:val="36"/>
          <w:sz w:val="32"/>
          <w:szCs w:val="32"/>
          <w:lang w:eastAsia="en-IN"/>
          <w14:ligatures w14:val="none"/>
        </w:rPr>
        <w:lastRenderedPageBreak/>
        <w:t>CHAPTER 1</w:t>
      </w:r>
      <w:bookmarkEnd w:id="30"/>
    </w:p>
    <w:p w14:paraId="08A5671E" w14:textId="77777777" w:rsidR="00B57D49" w:rsidRPr="00B57D49" w:rsidRDefault="00B57D49" w:rsidP="00F61D55">
      <w:pPr>
        <w:spacing w:before="100" w:beforeAutospacing="1" w:after="100" w:afterAutospacing="1" w:line="360" w:lineRule="auto"/>
        <w:jc w:val="center"/>
        <w:outlineLvl w:val="0"/>
        <w:rPr>
          <w:rFonts w:ascii="Times New Roman" w:eastAsia="Times New Roman" w:hAnsi="Times New Roman" w:cs="Times New Roman"/>
          <w:b/>
          <w:bCs/>
          <w:kern w:val="36"/>
          <w:sz w:val="32"/>
          <w:szCs w:val="32"/>
          <w:lang w:eastAsia="en-IN"/>
          <w14:ligatures w14:val="none"/>
        </w:rPr>
      </w:pPr>
      <w:bookmarkStart w:id="31" w:name="_Toc231838944"/>
      <w:r w:rsidRPr="00B57D49">
        <w:rPr>
          <w:rFonts w:ascii="Times New Roman" w:eastAsia="Times New Roman" w:hAnsi="Times New Roman" w:cs="Times New Roman"/>
          <w:b/>
          <w:bCs/>
          <w:kern w:val="36"/>
          <w:sz w:val="32"/>
          <w:szCs w:val="32"/>
          <w:lang w:eastAsia="en-IN"/>
          <w14:ligatures w14:val="none"/>
        </w:rPr>
        <w:t>INTRODUCTION</w:t>
      </w:r>
      <w:bookmarkEnd w:id="31"/>
    </w:p>
    <w:p w14:paraId="4C71AEFB" w14:textId="77777777" w:rsidR="00B57D49" w:rsidRPr="00B57D49" w:rsidRDefault="00B57D49"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B57D49">
        <w:rPr>
          <w:rFonts w:ascii="Times New Roman" w:eastAsia="Times New Roman" w:hAnsi="Times New Roman" w:cs="Times New Roman"/>
          <w:b/>
          <w:bCs/>
          <w:kern w:val="0"/>
          <w:sz w:val="28"/>
          <w:szCs w:val="28"/>
          <w:lang w:eastAsia="en-IN"/>
          <w14:ligatures w14:val="none"/>
        </w:rPr>
        <w:t>1.1 Overview of the Project</w:t>
      </w:r>
    </w:p>
    <w:p w14:paraId="4052BF28"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In today's digital era, maintaining a healthy lifestyle has become challenging due to busy schedules, academic pressure, and reduced physical activity. As a result, web-based fitness platforms have gained popularity because they provide users with convenient access to fitness resources and health monitoring tools.</w:t>
      </w:r>
    </w:p>
    <w:p w14:paraId="417C318E"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FITLIFE: A Web-Based Health and Workout System is designed to provide a centralized platform for fitness management. The system enables users to access workout plans, monitor fitness progress, calculate Body Mass Index (BMI), track daily water intake, and manage personal fitness records through a single web application.</w:t>
      </w:r>
    </w:p>
    <w:p w14:paraId="5485EE20"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 xml:space="preserve">The application is developed using HTML5, CSS3, JavaScript, Firebase </w:t>
      </w:r>
      <w:proofErr w:type="spellStart"/>
      <w:r w:rsidRPr="00B57D49">
        <w:rPr>
          <w:rFonts w:ascii="Times New Roman" w:eastAsia="Times New Roman" w:hAnsi="Times New Roman" w:cs="Times New Roman"/>
          <w:kern w:val="0"/>
          <w:sz w:val="24"/>
          <w:szCs w:val="24"/>
          <w:lang w:eastAsia="en-IN"/>
          <w14:ligatures w14:val="none"/>
        </w:rPr>
        <w:t>Firestore</w:t>
      </w:r>
      <w:proofErr w:type="spellEnd"/>
      <w:r w:rsidRPr="00B57D49">
        <w:rPr>
          <w:rFonts w:ascii="Times New Roman" w:eastAsia="Times New Roman" w:hAnsi="Times New Roman" w:cs="Times New Roman"/>
          <w:kern w:val="0"/>
          <w:sz w:val="24"/>
          <w:szCs w:val="24"/>
          <w:lang w:eastAsia="en-IN"/>
          <w14:ligatures w14:val="none"/>
        </w:rPr>
        <w:t>, and GitHub Pages. These technologies provide a responsive, scalable, and cloud-based environment that supports access from multiple devices including desktops, laptops, tablets, and smartphones.</w:t>
      </w:r>
    </w:p>
    <w:p w14:paraId="310D1DCA"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 xml:space="preserve">A major feature of the system is secure cloud storage through Firebase </w:t>
      </w:r>
      <w:proofErr w:type="spellStart"/>
      <w:r w:rsidRPr="00B57D49">
        <w:rPr>
          <w:rFonts w:ascii="Times New Roman" w:eastAsia="Times New Roman" w:hAnsi="Times New Roman" w:cs="Times New Roman"/>
          <w:kern w:val="0"/>
          <w:sz w:val="24"/>
          <w:szCs w:val="24"/>
          <w:lang w:eastAsia="en-IN"/>
          <w14:ligatures w14:val="none"/>
        </w:rPr>
        <w:t>Firestore</w:t>
      </w:r>
      <w:proofErr w:type="spellEnd"/>
      <w:r w:rsidRPr="00B57D49">
        <w:rPr>
          <w:rFonts w:ascii="Times New Roman" w:eastAsia="Times New Roman" w:hAnsi="Times New Roman" w:cs="Times New Roman"/>
          <w:kern w:val="0"/>
          <w:sz w:val="24"/>
          <w:szCs w:val="24"/>
          <w:lang w:eastAsia="en-IN"/>
          <w14:ligatures w14:val="none"/>
        </w:rPr>
        <w:t>, which allows users to retrieve their saved records and continue their fitness journey without data loss. The system also provides administrative facilities for user management, subscription verification, and overall platform maintenance.</w:t>
      </w:r>
    </w:p>
    <w:p w14:paraId="5F3C91E4"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The project demonstrates the practical implementation of modern web technologies in developing an efficient and user-friendly fitness management solution.</w:t>
      </w:r>
    </w:p>
    <w:p w14:paraId="26367336" w14:textId="77777777" w:rsidR="00B57D49" w:rsidRPr="00B57D49" w:rsidRDefault="00B57D49"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B57D49">
        <w:rPr>
          <w:rFonts w:ascii="Times New Roman" w:eastAsia="Times New Roman" w:hAnsi="Times New Roman" w:cs="Times New Roman"/>
          <w:b/>
          <w:bCs/>
          <w:kern w:val="0"/>
          <w:sz w:val="28"/>
          <w:szCs w:val="28"/>
          <w:lang w:eastAsia="en-IN"/>
          <w14:ligatures w14:val="none"/>
        </w:rPr>
        <w:t>1.2 Objectives of the Project</w:t>
      </w:r>
    </w:p>
    <w:p w14:paraId="11EEB04B"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The main objective of FITLIFE is to develop a web-based platform that promotes health awareness and assists users in managing their fitness activities effectively.</w:t>
      </w:r>
    </w:p>
    <w:p w14:paraId="0CEDE047" w14:textId="77777777" w:rsidR="00B57D49" w:rsidRPr="00B57D49" w:rsidRDefault="00B57D49"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B57D49">
        <w:rPr>
          <w:rFonts w:ascii="Times New Roman" w:eastAsia="Times New Roman" w:hAnsi="Times New Roman" w:cs="Times New Roman"/>
          <w:b/>
          <w:bCs/>
          <w:kern w:val="0"/>
          <w:sz w:val="24"/>
          <w:szCs w:val="24"/>
          <w:lang w:eastAsia="en-IN"/>
          <w14:ligatures w14:val="none"/>
        </w:rPr>
        <w:t>Specific Objectives</w:t>
      </w:r>
    </w:p>
    <w:p w14:paraId="1CC1ABA8" w14:textId="77777777" w:rsidR="00B57D49" w:rsidRPr="00B57D49" w:rsidRDefault="00B57D49">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lastRenderedPageBreak/>
        <w:t xml:space="preserve">To provide online access to </w:t>
      </w:r>
      <w:proofErr w:type="spellStart"/>
      <w:r w:rsidRPr="00B57D49">
        <w:rPr>
          <w:rFonts w:ascii="Times New Roman" w:eastAsia="Times New Roman" w:hAnsi="Times New Roman" w:cs="Times New Roman"/>
          <w:kern w:val="0"/>
          <w:sz w:val="24"/>
          <w:szCs w:val="24"/>
          <w:lang w:eastAsia="en-IN"/>
          <w14:ligatures w14:val="none"/>
        </w:rPr>
        <w:t>workout</w:t>
      </w:r>
      <w:proofErr w:type="spellEnd"/>
      <w:r w:rsidRPr="00B57D49">
        <w:rPr>
          <w:rFonts w:ascii="Times New Roman" w:eastAsia="Times New Roman" w:hAnsi="Times New Roman" w:cs="Times New Roman"/>
          <w:kern w:val="0"/>
          <w:sz w:val="24"/>
          <w:szCs w:val="24"/>
          <w:lang w:eastAsia="en-IN"/>
          <w14:ligatures w14:val="none"/>
        </w:rPr>
        <w:t xml:space="preserve"> plans.</w:t>
      </w:r>
    </w:p>
    <w:p w14:paraId="4CE317C9" w14:textId="77777777" w:rsidR="00B57D49" w:rsidRPr="00B57D49" w:rsidRDefault="00B57D49">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To maintain secure user records using cloud storage.</w:t>
      </w:r>
    </w:p>
    <w:p w14:paraId="3F1445FF" w14:textId="77777777" w:rsidR="00B57D49" w:rsidRPr="00B57D49" w:rsidRDefault="00B57D49">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To support user registration and profile management.</w:t>
      </w:r>
    </w:p>
    <w:p w14:paraId="07CE2886" w14:textId="77777777" w:rsidR="00B57D49" w:rsidRPr="00B57D49" w:rsidRDefault="00B57D49">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To implement BMI calculation and water intake tracking.</w:t>
      </w:r>
    </w:p>
    <w:p w14:paraId="0AF54AD7" w14:textId="77777777" w:rsidR="00B57D49" w:rsidRPr="00B57D49" w:rsidRDefault="00B57D49">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To monitor workout progress and fitness activities.</w:t>
      </w:r>
    </w:p>
    <w:p w14:paraId="7F44C962" w14:textId="77777777" w:rsidR="00B57D49" w:rsidRPr="00B57D49" w:rsidRDefault="00B57D49">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To provide payment verification for subscription plans.</w:t>
      </w:r>
    </w:p>
    <w:p w14:paraId="0CEEA60C" w14:textId="77777777" w:rsidR="00B57D49" w:rsidRPr="00B57D49" w:rsidRDefault="00B57D49">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To develop an administrative dashboard for management purposes.</w:t>
      </w:r>
    </w:p>
    <w:p w14:paraId="3A64CE23" w14:textId="77777777" w:rsidR="00B57D49" w:rsidRPr="00B57D49" w:rsidRDefault="00B57D49">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To create a responsive system accessible on multiple devices.</w:t>
      </w:r>
    </w:p>
    <w:p w14:paraId="4844DBE6" w14:textId="77777777" w:rsidR="00B57D49" w:rsidRPr="00B57D49" w:rsidRDefault="00B57D49">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To support future scalability and enhancements.</w:t>
      </w:r>
    </w:p>
    <w:p w14:paraId="7787B196" w14:textId="77777777" w:rsidR="00B57D49" w:rsidRPr="00B57D49" w:rsidRDefault="00B57D49"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B57D49">
        <w:rPr>
          <w:rFonts w:ascii="Times New Roman" w:eastAsia="Times New Roman" w:hAnsi="Times New Roman" w:cs="Times New Roman"/>
          <w:b/>
          <w:bCs/>
          <w:kern w:val="0"/>
          <w:sz w:val="28"/>
          <w:szCs w:val="28"/>
          <w:lang w:eastAsia="en-IN"/>
          <w14:ligatures w14:val="none"/>
        </w:rPr>
        <w:t>1.3 Scope of the Project</w:t>
      </w:r>
    </w:p>
    <w:p w14:paraId="2BB4D1E3"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The FITLIFE system is intended for:</w:t>
      </w:r>
    </w:p>
    <w:p w14:paraId="52E4B7D2" w14:textId="77777777" w:rsidR="00B57D49" w:rsidRPr="00B57D49" w:rsidRDefault="00B57D49">
      <w:pPr>
        <w:numPr>
          <w:ilvl w:val="0"/>
          <w:numId w:val="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Students</w:t>
      </w:r>
    </w:p>
    <w:p w14:paraId="2B6CE2A2" w14:textId="77777777" w:rsidR="00B57D49" w:rsidRPr="00B57D49" w:rsidRDefault="00B57D49">
      <w:pPr>
        <w:numPr>
          <w:ilvl w:val="0"/>
          <w:numId w:val="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Working professionals</w:t>
      </w:r>
    </w:p>
    <w:p w14:paraId="0B3F378C" w14:textId="77777777" w:rsidR="00B57D49" w:rsidRPr="00B57D49" w:rsidRDefault="00B57D49">
      <w:pPr>
        <w:numPr>
          <w:ilvl w:val="0"/>
          <w:numId w:val="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Fitness enthusiasts</w:t>
      </w:r>
    </w:p>
    <w:p w14:paraId="1342AF68" w14:textId="77777777" w:rsidR="00B57D49" w:rsidRPr="00B57D49" w:rsidRDefault="00B57D49">
      <w:pPr>
        <w:numPr>
          <w:ilvl w:val="0"/>
          <w:numId w:val="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Health-conscious individuals</w:t>
      </w:r>
    </w:p>
    <w:p w14:paraId="004FEF71"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The platform provides the following services:</w:t>
      </w:r>
    </w:p>
    <w:p w14:paraId="15A1808B" w14:textId="77777777" w:rsidR="00B57D49" w:rsidRPr="00B57D49" w:rsidRDefault="00B57D49">
      <w:pPr>
        <w:numPr>
          <w:ilvl w:val="0"/>
          <w:numId w:val="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User Registration</w:t>
      </w:r>
    </w:p>
    <w:p w14:paraId="6FCD1AB4" w14:textId="77777777" w:rsidR="00B57D49" w:rsidRPr="00B57D49" w:rsidRDefault="00B57D49">
      <w:pPr>
        <w:numPr>
          <w:ilvl w:val="0"/>
          <w:numId w:val="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Workout Plan Access</w:t>
      </w:r>
    </w:p>
    <w:p w14:paraId="2A865B2B" w14:textId="77777777" w:rsidR="00B57D49" w:rsidRPr="00B57D49" w:rsidRDefault="00B57D49">
      <w:pPr>
        <w:numPr>
          <w:ilvl w:val="0"/>
          <w:numId w:val="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Progress Tracking</w:t>
      </w:r>
    </w:p>
    <w:p w14:paraId="7F643C56" w14:textId="77777777" w:rsidR="00B57D49" w:rsidRPr="00B57D49" w:rsidRDefault="00B57D49">
      <w:pPr>
        <w:numPr>
          <w:ilvl w:val="0"/>
          <w:numId w:val="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BMI Calculation</w:t>
      </w:r>
    </w:p>
    <w:p w14:paraId="436BA687" w14:textId="77777777" w:rsidR="00B57D49" w:rsidRPr="00B57D49" w:rsidRDefault="00B57D49">
      <w:pPr>
        <w:numPr>
          <w:ilvl w:val="0"/>
          <w:numId w:val="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Water Intake Monitoring</w:t>
      </w:r>
    </w:p>
    <w:p w14:paraId="13E0697B" w14:textId="77777777" w:rsidR="00B57D49" w:rsidRPr="00B57D49" w:rsidRDefault="00B57D49">
      <w:pPr>
        <w:numPr>
          <w:ilvl w:val="0"/>
          <w:numId w:val="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Payment Verification</w:t>
      </w:r>
    </w:p>
    <w:p w14:paraId="233B3E65" w14:textId="77777777" w:rsidR="00B57D49" w:rsidRPr="00B57D49" w:rsidRDefault="00B57D49">
      <w:pPr>
        <w:numPr>
          <w:ilvl w:val="0"/>
          <w:numId w:val="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Cloud Data Storage</w:t>
      </w:r>
    </w:p>
    <w:p w14:paraId="32D570B3" w14:textId="77777777" w:rsidR="00B57D49" w:rsidRPr="00B57D49" w:rsidRDefault="00B57D49">
      <w:pPr>
        <w:numPr>
          <w:ilvl w:val="0"/>
          <w:numId w:val="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Administrative Management</w:t>
      </w:r>
    </w:p>
    <w:p w14:paraId="41514BDC"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As a web-based application, FITLIFE can be accessed through any modern browser without requiring software installation.</w:t>
      </w:r>
    </w:p>
    <w:p w14:paraId="2FB57A11" w14:textId="77777777" w:rsidR="0073320B" w:rsidRDefault="0073320B" w:rsidP="00F61D55">
      <w:pPr>
        <w:spacing w:before="100" w:beforeAutospacing="1" w:after="100" w:afterAutospacing="1" w:line="360" w:lineRule="auto"/>
        <w:jc w:val="center"/>
        <w:outlineLvl w:val="0"/>
        <w:rPr>
          <w:rFonts w:ascii="Times New Roman" w:eastAsia="Times New Roman" w:hAnsi="Times New Roman" w:cs="Times New Roman"/>
          <w:b/>
          <w:bCs/>
          <w:kern w:val="0"/>
          <w:sz w:val="28"/>
          <w:szCs w:val="28"/>
          <w:lang w:eastAsia="en-IN"/>
          <w14:ligatures w14:val="none"/>
        </w:rPr>
      </w:pPr>
      <w:bookmarkStart w:id="32" w:name="_Toc231838945"/>
    </w:p>
    <w:p w14:paraId="4D744C77" w14:textId="77777777" w:rsidR="009441FA" w:rsidRDefault="009441FA" w:rsidP="00F61D55">
      <w:pPr>
        <w:spacing w:before="100" w:beforeAutospacing="1" w:after="100" w:afterAutospacing="1" w:line="360" w:lineRule="auto"/>
        <w:jc w:val="center"/>
        <w:outlineLvl w:val="0"/>
        <w:rPr>
          <w:rFonts w:ascii="Times New Roman" w:eastAsia="Times New Roman" w:hAnsi="Times New Roman" w:cs="Times New Roman"/>
          <w:b/>
          <w:bCs/>
          <w:kern w:val="36"/>
          <w:sz w:val="32"/>
          <w:szCs w:val="32"/>
          <w:lang w:eastAsia="en-IN"/>
          <w14:ligatures w14:val="none"/>
        </w:rPr>
      </w:pPr>
    </w:p>
    <w:p w14:paraId="517EF6E5" w14:textId="50E71DEF" w:rsidR="00B57D49" w:rsidRPr="00B57D49" w:rsidRDefault="00B57D49" w:rsidP="00F61D55">
      <w:pPr>
        <w:spacing w:before="100" w:beforeAutospacing="1" w:after="100" w:afterAutospacing="1" w:line="360" w:lineRule="auto"/>
        <w:jc w:val="center"/>
        <w:outlineLvl w:val="0"/>
        <w:rPr>
          <w:rFonts w:ascii="Times New Roman" w:eastAsia="Times New Roman" w:hAnsi="Times New Roman" w:cs="Times New Roman"/>
          <w:b/>
          <w:bCs/>
          <w:kern w:val="36"/>
          <w:sz w:val="32"/>
          <w:szCs w:val="32"/>
          <w:lang w:eastAsia="en-IN"/>
          <w14:ligatures w14:val="none"/>
        </w:rPr>
      </w:pPr>
      <w:r w:rsidRPr="00B57D49">
        <w:rPr>
          <w:rFonts w:ascii="Times New Roman" w:eastAsia="Times New Roman" w:hAnsi="Times New Roman" w:cs="Times New Roman"/>
          <w:b/>
          <w:bCs/>
          <w:kern w:val="36"/>
          <w:sz w:val="32"/>
          <w:szCs w:val="32"/>
          <w:lang w:eastAsia="en-IN"/>
          <w14:ligatures w14:val="none"/>
        </w:rPr>
        <w:lastRenderedPageBreak/>
        <w:t>CHAPTER 2</w:t>
      </w:r>
      <w:bookmarkEnd w:id="32"/>
    </w:p>
    <w:p w14:paraId="0ED28F8D" w14:textId="77777777" w:rsidR="00B57D49" w:rsidRPr="00B57D49" w:rsidRDefault="00B57D49" w:rsidP="00F61D55">
      <w:pPr>
        <w:spacing w:before="100" w:beforeAutospacing="1" w:after="100" w:afterAutospacing="1" w:line="360" w:lineRule="auto"/>
        <w:jc w:val="center"/>
        <w:outlineLvl w:val="0"/>
        <w:rPr>
          <w:rFonts w:ascii="Times New Roman" w:eastAsia="Times New Roman" w:hAnsi="Times New Roman" w:cs="Times New Roman"/>
          <w:b/>
          <w:bCs/>
          <w:kern w:val="36"/>
          <w:sz w:val="32"/>
          <w:szCs w:val="32"/>
          <w:lang w:eastAsia="en-IN"/>
          <w14:ligatures w14:val="none"/>
        </w:rPr>
      </w:pPr>
      <w:bookmarkStart w:id="33" w:name="_Toc231838946"/>
      <w:r w:rsidRPr="00B57D49">
        <w:rPr>
          <w:rFonts w:ascii="Times New Roman" w:eastAsia="Times New Roman" w:hAnsi="Times New Roman" w:cs="Times New Roman"/>
          <w:b/>
          <w:bCs/>
          <w:kern w:val="36"/>
          <w:sz w:val="32"/>
          <w:szCs w:val="32"/>
          <w:lang w:eastAsia="en-IN"/>
          <w14:ligatures w14:val="none"/>
        </w:rPr>
        <w:t>SOFTWARE DEVELOPMENT LIFE CYCLE (SDLC)</w:t>
      </w:r>
      <w:bookmarkEnd w:id="33"/>
    </w:p>
    <w:p w14:paraId="3ED9DE54" w14:textId="77777777" w:rsidR="00B57D49" w:rsidRPr="00B57D49" w:rsidRDefault="00B57D49"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B57D49">
        <w:rPr>
          <w:rFonts w:ascii="Times New Roman" w:eastAsia="Times New Roman" w:hAnsi="Times New Roman" w:cs="Times New Roman"/>
          <w:b/>
          <w:bCs/>
          <w:kern w:val="0"/>
          <w:sz w:val="28"/>
          <w:szCs w:val="28"/>
          <w:lang w:eastAsia="en-IN"/>
          <w14:ligatures w14:val="none"/>
        </w:rPr>
        <w:t>2.1 Overview of SDLC</w:t>
      </w:r>
    </w:p>
    <w:p w14:paraId="473308A5"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Software Development Life Cycle (SDLC) is a structured approach used to develop software systems efficiently and systematically. It helps developers plan, design, implement, test, deploy, and maintain software while ensuring that user requirements are fulfilled.</w:t>
      </w:r>
    </w:p>
    <w:p w14:paraId="0BDF6A67"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For the development of FITLIFE, SDLC provided a clear framework that helped organize project activities and maintain proper documentation throughout the development process.</w:t>
      </w:r>
    </w:p>
    <w:p w14:paraId="15019756"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The major phases of SDLC are:</w:t>
      </w:r>
    </w:p>
    <w:p w14:paraId="79176E45" w14:textId="77777777" w:rsidR="00B57D49" w:rsidRPr="00B57D49" w:rsidRDefault="00B57D49">
      <w:pPr>
        <w:numPr>
          <w:ilvl w:val="0"/>
          <w:numId w:val="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Requirement Gathering</w:t>
      </w:r>
    </w:p>
    <w:p w14:paraId="12EE3778" w14:textId="77777777" w:rsidR="00B57D49" w:rsidRPr="00B57D49" w:rsidRDefault="00B57D49">
      <w:pPr>
        <w:numPr>
          <w:ilvl w:val="0"/>
          <w:numId w:val="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System Analysis</w:t>
      </w:r>
    </w:p>
    <w:p w14:paraId="57D2A75F" w14:textId="77777777" w:rsidR="00B57D49" w:rsidRPr="00B57D49" w:rsidRDefault="00B57D49">
      <w:pPr>
        <w:numPr>
          <w:ilvl w:val="0"/>
          <w:numId w:val="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System Design</w:t>
      </w:r>
    </w:p>
    <w:p w14:paraId="476BCADE" w14:textId="77777777" w:rsidR="00B57D49" w:rsidRPr="00B57D49" w:rsidRDefault="00B57D49">
      <w:pPr>
        <w:numPr>
          <w:ilvl w:val="0"/>
          <w:numId w:val="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Development</w:t>
      </w:r>
    </w:p>
    <w:p w14:paraId="0D527AF2" w14:textId="77777777" w:rsidR="00B57D49" w:rsidRPr="00B57D49" w:rsidRDefault="00B57D49">
      <w:pPr>
        <w:numPr>
          <w:ilvl w:val="0"/>
          <w:numId w:val="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Testing</w:t>
      </w:r>
    </w:p>
    <w:p w14:paraId="304356A7" w14:textId="77777777" w:rsidR="00B57D49" w:rsidRPr="00B57D49" w:rsidRDefault="00B57D49">
      <w:pPr>
        <w:numPr>
          <w:ilvl w:val="0"/>
          <w:numId w:val="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Deployment</w:t>
      </w:r>
    </w:p>
    <w:p w14:paraId="22601C1D" w14:textId="77777777" w:rsidR="00B57D49" w:rsidRPr="00B57D49" w:rsidRDefault="00B57D49">
      <w:pPr>
        <w:numPr>
          <w:ilvl w:val="0"/>
          <w:numId w:val="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Maintenance</w:t>
      </w:r>
    </w:p>
    <w:p w14:paraId="4E033E71" w14:textId="77777777" w:rsidR="00B57D49" w:rsidRPr="00B57D49" w:rsidRDefault="00B57D49"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B57D49">
        <w:rPr>
          <w:rFonts w:ascii="Times New Roman" w:eastAsia="Times New Roman" w:hAnsi="Times New Roman" w:cs="Times New Roman"/>
          <w:b/>
          <w:bCs/>
          <w:kern w:val="0"/>
          <w:sz w:val="28"/>
          <w:szCs w:val="28"/>
          <w:lang w:eastAsia="en-IN"/>
          <w14:ligatures w14:val="none"/>
        </w:rPr>
        <w:t>2.2 SDLC Phases Used in FITLIFE</w:t>
      </w:r>
    </w:p>
    <w:p w14:paraId="6D7F5DA6" w14:textId="77777777" w:rsidR="00B57D49" w:rsidRPr="00B57D49" w:rsidRDefault="00B57D49" w:rsidP="00F61D55">
      <w:pPr>
        <w:spacing w:before="100" w:beforeAutospacing="1" w:after="100" w:afterAutospacing="1" w:line="360" w:lineRule="auto"/>
        <w:jc w:val="both"/>
        <w:outlineLvl w:val="2"/>
        <w:rPr>
          <w:rFonts w:ascii="Times New Roman" w:eastAsia="Times New Roman" w:hAnsi="Times New Roman" w:cs="Times New Roman"/>
          <w:kern w:val="0"/>
          <w:sz w:val="28"/>
          <w:szCs w:val="28"/>
          <w:lang w:eastAsia="en-IN"/>
          <w14:ligatures w14:val="none"/>
        </w:rPr>
      </w:pPr>
      <w:r w:rsidRPr="00B57D49">
        <w:rPr>
          <w:rFonts w:ascii="Times New Roman" w:eastAsia="Times New Roman" w:hAnsi="Times New Roman" w:cs="Times New Roman"/>
          <w:kern w:val="0"/>
          <w:sz w:val="28"/>
          <w:szCs w:val="28"/>
          <w:lang w:eastAsia="en-IN"/>
          <w14:ligatures w14:val="none"/>
        </w:rPr>
        <w:t>2.2.1 Requirement Gathering</w:t>
      </w:r>
    </w:p>
    <w:p w14:paraId="4A389906"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This phase focused on identifying user needs and system requirements.</w:t>
      </w:r>
    </w:p>
    <w:p w14:paraId="78534E6C"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Key requirements identified:</w:t>
      </w:r>
    </w:p>
    <w:p w14:paraId="2EF47DDF" w14:textId="77777777" w:rsidR="00B57D49" w:rsidRPr="00B57D49" w:rsidRDefault="00B57D49">
      <w:pPr>
        <w:numPr>
          <w:ilvl w:val="0"/>
          <w:numId w:val="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User Registration</w:t>
      </w:r>
    </w:p>
    <w:p w14:paraId="748D9891" w14:textId="77777777" w:rsidR="00B57D49" w:rsidRPr="00B57D49" w:rsidRDefault="00B57D49">
      <w:pPr>
        <w:numPr>
          <w:ilvl w:val="0"/>
          <w:numId w:val="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Workout Management</w:t>
      </w:r>
    </w:p>
    <w:p w14:paraId="7722FA98" w14:textId="77777777" w:rsidR="00B57D49" w:rsidRPr="00B57D49" w:rsidRDefault="00B57D49">
      <w:pPr>
        <w:numPr>
          <w:ilvl w:val="0"/>
          <w:numId w:val="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BMI Calculator</w:t>
      </w:r>
    </w:p>
    <w:p w14:paraId="13F4863E" w14:textId="77777777" w:rsidR="00B57D49" w:rsidRPr="00B57D49" w:rsidRDefault="00B57D49">
      <w:pPr>
        <w:numPr>
          <w:ilvl w:val="0"/>
          <w:numId w:val="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lastRenderedPageBreak/>
        <w:t>Water Intake Tracker</w:t>
      </w:r>
    </w:p>
    <w:p w14:paraId="26CEB717" w14:textId="77777777" w:rsidR="00B57D49" w:rsidRPr="00B57D49" w:rsidRDefault="00B57D49">
      <w:pPr>
        <w:numPr>
          <w:ilvl w:val="0"/>
          <w:numId w:val="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Progress Monitoring</w:t>
      </w:r>
    </w:p>
    <w:p w14:paraId="6352BA88" w14:textId="77777777" w:rsidR="00B57D49" w:rsidRPr="00B57D49" w:rsidRDefault="00B57D49">
      <w:pPr>
        <w:numPr>
          <w:ilvl w:val="0"/>
          <w:numId w:val="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Payment Verification</w:t>
      </w:r>
    </w:p>
    <w:p w14:paraId="77CAD0B0" w14:textId="77777777" w:rsidR="00B57D49" w:rsidRPr="00B57D49" w:rsidRDefault="00B57D49">
      <w:pPr>
        <w:numPr>
          <w:ilvl w:val="0"/>
          <w:numId w:val="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Admin Dashboard</w:t>
      </w:r>
    </w:p>
    <w:p w14:paraId="3AB4F59C" w14:textId="77777777" w:rsidR="00B57D49" w:rsidRPr="00B57D49" w:rsidRDefault="00B57D49">
      <w:pPr>
        <w:numPr>
          <w:ilvl w:val="0"/>
          <w:numId w:val="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Firebase Database Integration</w:t>
      </w:r>
    </w:p>
    <w:p w14:paraId="4B3F3D4F" w14:textId="77777777" w:rsidR="00B57D49" w:rsidRPr="00B57D49" w:rsidRDefault="00B57D49" w:rsidP="00F61D55">
      <w:pPr>
        <w:spacing w:before="100" w:beforeAutospacing="1" w:after="100" w:afterAutospacing="1" w:line="360" w:lineRule="auto"/>
        <w:jc w:val="both"/>
        <w:outlineLvl w:val="2"/>
        <w:rPr>
          <w:rFonts w:ascii="Times New Roman" w:eastAsia="Times New Roman" w:hAnsi="Times New Roman" w:cs="Times New Roman"/>
          <w:kern w:val="0"/>
          <w:sz w:val="28"/>
          <w:szCs w:val="28"/>
          <w:lang w:eastAsia="en-IN"/>
          <w14:ligatures w14:val="none"/>
        </w:rPr>
      </w:pPr>
      <w:r w:rsidRPr="00B57D49">
        <w:rPr>
          <w:rFonts w:ascii="Times New Roman" w:eastAsia="Times New Roman" w:hAnsi="Times New Roman" w:cs="Times New Roman"/>
          <w:kern w:val="0"/>
          <w:sz w:val="28"/>
          <w:szCs w:val="28"/>
          <w:lang w:eastAsia="en-IN"/>
          <w14:ligatures w14:val="none"/>
        </w:rPr>
        <w:t>2.2.2 System Analysis</w:t>
      </w:r>
    </w:p>
    <w:p w14:paraId="541FDF28"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During this phase, existing fitness systems were studied and project feasibility was evaluated.</w:t>
      </w:r>
    </w:p>
    <w:p w14:paraId="65C0EB1A"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Activities performed:</w:t>
      </w:r>
    </w:p>
    <w:p w14:paraId="35084207" w14:textId="77777777" w:rsidR="00B57D49" w:rsidRPr="00B57D49" w:rsidRDefault="00B57D49">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Requirement analysis</w:t>
      </w:r>
    </w:p>
    <w:p w14:paraId="18D9CA81" w14:textId="77777777" w:rsidR="00B57D49" w:rsidRPr="00B57D49" w:rsidRDefault="00B57D49">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Existing system study</w:t>
      </w:r>
    </w:p>
    <w:p w14:paraId="763A8709" w14:textId="77777777" w:rsidR="00B57D49" w:rsidRPr="00B57D49" w:rsidRDefault="00B57D49">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Feasibility analysis</w:t>
      </w:r>
    </w:p>
    <w:p w14:paraId="3E5B4BBF" w14:textId="77777777" w:rsidR="00B57D49" w:rsidRPr="00B57D49" w:rsidRDefault="00B57D49">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Functional specification preparation</w:t>
      </w:r>
    </w:p>
    <w:p w14:paraId="4F75B261" w14:textId="77777777" w:rsidR="00B57D49" w:rsidRPr="00B57D49" w:rsidRDefault="00B57D49" w:rsidP="00F61D55">
      <w:pPr>
        <w:spacing w:before="100" w:beforeAutospacing="1" w:after="100" w:afterAutospacing="1" w:line="360" w:lineRule="auto"/>
        <w:jc w:val="both"/>
        <w:outlineLvl w:val="2"/>
        <w:rPr>
          <w:rFonts w:ascii="Times New Roman" w:eastAsia="Times New Roman" w:hAnsi="Times New Roman" w:cs="Times New Roman"/>
          <w:kern w:val="0"/>
          <w:sz w:val="28"/>
          <w:szCs w:val="28"/>
          <w:lang w:eastAsia="en-IN"/>
          <w14:ligatures w14:val="none"/>
        </w:rPr>
      </w:pPr>
      <w:r w:rsidRPr="00B57D49">
        <w:rPr>
          <w:rFonts w:ascii="Times New Roman" w:eastAsia="Times New Roman" w:hAnsi="Times New Roman" w:cs="Times New Roman"/>
          <w:kern w:val="0"/>
          <w:sz w:val="28"/>
          <w:szCs w:val="28"/>
          <w:lang w:eastAsia="en-IN"/>
          <w14:ligatures w14:val="none"/>
        </w:rPr>
        <w:t>2.2.3 System Design</w:t>
      </w:r>
    </w:p>
    <w:p w14:paraId="714924D4"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System design converted requirements into a development blueprint.</w:t>
      </w:r>
    </w:p>
    <w:p w14:paraId="1E16C0F2"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Major design activities:</w:t>
      </w:r>
    </w:p>
    <w:p w14:paraId="69F4B4FD" w14:textId="77777777" w:rsidR="00B57D49" w:rsidRPr="00B57D49" w:rsidRDefault="00B57D49">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Architecture Design</w:t>
      </w:r>
    </w:p>
    <w:p w14:paraId="6BD04D23" w14:textId="77777777" w:rsidR="00B57D49" w:rsidRPr="00B57D49" w:rsidRDefault="00B57D49">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Database Design</w:t>
      </w:r>
    </w:p>
    <w:p w14:paraId="312C21E4" w14:textId="77777777" w:rsidR="00B57D49" w:rsidRPr="00B57D49" w:rsidRDefault="00B57D49">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ER Diagram Development</w:t>
      </w:r>
    </w:p>
    <w:p w14:paraId="051CEA25" w14:textId="77777777" w:rsidR="00B57D49" w:rsidRPr="00B57D49" w:rsidRDefault="00B57D49">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DFD Preparation</w:t>
      </w:r>
    </w:p>
    <w:p w14:paraId="414F3767" w14:textId="77777777" w:rsidR="00B57D49" w:rsidRPr="00B57D49" w:rsidRDefault="00B57D49">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User Interface Design</w:t>
      </w:r>
    </w:p>
    <w:p w14:paraId="170D3978" w14:textId="77777777" w:rsidR="00B57D49" w:rsidRPr="00B57D49" w:rsidRDefault="00B57D49" w:rsidP="00F61D55">
      <w:pPr>
        <w:spacing w:before="100" w:beforeAutospacing="1" w:after="100" w:afterAutospacing="1" w:line="360" w:lineRule="auto"/>
        <w:jc w:val="both"/>
        <w:outlineLvl w:val="2"/>
        <w:rPr>
          <w:rFonts w:ascii="Times New Roman" w:eastAsia="Times New Roman" w:hAnsi="Times New Roman" w:cs="Times New Roman"/>
          <w:kern w:val="0"/>
          <w:sz w:val="28"/>
          <w:szCs w:val="28"/>
          <w:lang w:eastAsia="en-IN"/>
          <w14:ligatures w14:val="none"/>
        </w:rPr>
      </w:pPr>
      <w:r w:rsidRPr="00B57D49">
        <w:rPr>
          <w:rFonts w:ascii="Times New Roman" w:eastAsia="Times New Roman" w:hAnsi="Times New Roman" w:cs="Times New Roman"/>
          <w:kern w:val="0"/>
          <w:sz w:val="28"/>
          <w:szCs w:val="28"/>
          <w:lang w:eastAsia="en-IN"/>
          <w14:ligatures w14:val="none"/>
        </w:rPr>
        <w:t>2.2.4 Development</w:t>
      </w:r>
    </w:p>
    <w:p w14:paraId="71627C45"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The system was developed using:</w:t>
      </w:r>
    </w:p>
    <w:p w14:paraId="6A464E70" w14:textId="77777777" w:rsidR="00B57D49" w:rsidRPr="00B57D49" w:rsidRDefault="00B57D49">
      <w:pPr>
        <w:numPr>
          <w:ilvl w:val="0"/>
          <w:numId w:val="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HTML5</w:t>
      </w:r>
    </w:p>
    <w:p w14:paraId="263C03C5" w14:textId="77777777" w:rsidR="00B57D49" w:rsidRPr="00B57D49" w:rsidRDefault="00B57D49">
      <w:pPr>
        <w:numPr>
          <w:ilvl w:val="0"/>
          <w:numId w:val="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CSS3</w:t>
      </w:r>
    </w:p>
    <w:p w14:paraId="67695150" w14:textId="77777777" w:rsidR="00B57D49" w:rsidRPr="00B57D49" w:rsidRDefault="00B57D49">
      <w:pPr>
        <w:numPr>
          <w:ilvl w:val="0"/>
          <w:numId w:val="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JavaScript</w:t>
      </w:r>
    </w:p>
    <w:p w14:paraId="4E616578" w14:textId="77777777" w:rsidR="00B57D49" w:rsidRPr="00B57D49" w:rsidRDefault="00B57D49">
      <w:pPr>
        <w:numPr>
          <w:ilvl w:val="0"/>
          <w:numId w:val="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lastRenderedPageBreak/>
        <w:t xml:space="preserve">Firebase </w:t>
      </w:r>
      <w:proofErr w:type="spellStart"/>
      <w:r w:rsidRPr="00B57D49">
        <w:rPr>
          <w:rFonts w:ascii="Times New Roman" w:eastAsia="Times New Roman" w:hAnsi="Times New Roman" w:cs="Times New Roman"/>
          <w:kern w:val="0"/>
          <w:sz w:val="24"/>
          <w:szCs w:val="24"/>
          <w:lang w:eastAsia="en-IN"/>
          <w14:ligatures w14:val="none"/>
        </w:rPr>
        <w:t>Firestore</w:t>
      </w:r>
      <w:proofErr w:type="spellEnd"/>
    </w:p>
    <w:p w14:paraId="097E8CA8" w14:textId="77777777" w:rsidR="00B57D49" w:rsidRPr="00B57D49" w:rsidRDefault="00B57D49">
      <w:pPr>
        <w:numPr>
          <w:ilvl w:val="0"/>
          <w:numId w:val="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GitHub Pages</w:t>
      </w:r>
    </w:p>
    <w:p w14:paraId="56E6B743"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Major modules implemented:</w:t>
      </w:r>
    </w:p>
    <w:p w14:paraId="6C1161F3" w14:textId="77777777" w:rsidR="00B57D49" w:rsidRPr="00B57D49" w:rsidRDefault="00B57D49">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Homepage</w:t>
      </w:r>
    </w:p>
    <w:p w14:paraId="71E79498" w14:textId="77777777" w:rsidR="00B57D49" w:rsidRPr="00B57D49" w:rsidRDefault="00B57D49">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Registration Module</w:t>
      </w:r>
    </w:p>
    <w:p w14:paraId="5C3C8C05" w14:textId="77777777" w:rsidR="00B57D49" w:rsidRPr="00B57D49" w:rsidRDefault="00B57D49">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Dashboard</w:t>
      </w:r>
    </w:p>
    <w:p w14:paraId="19D47EF3" w14:textId="77777777" w:rsidR="00B57D49" w:rsidRPr="00B57D49" w:rsidRDefault="00B57D49">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Workout Plans</w:t>
      </w:r>
    </w:p>
    <w:p w14:paraId="0816EFAC" w14:textId="77777777" w:rsidR="00B57D49" w:rsidRPr="00B57D49" w:rsidRDefault="00B57D49">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BMI Calculator</w:t>
      </w:r>
    </w:p>
    <w:p w14:paraId="72F54038" w14:textId="77777777" w:rsidR="00B57D49" w:rsidRPr="00B57D49" w:rsidRDefault="00B57D49">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Water Tracker</w:t>
      </w:r>
    </w:p>
    <w:p w14:paraId="45ADA106" w14:textId="77777777" w:rsidR="00B57D49" w:rsidRPr="00B57D49" w:rsidRDefault="00B57D49">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Payment Module</w:t>
      </w:r>
    </w:p>
    <w:p w14:paraId="3107469C" w14:textId="77777777" w:rsidR="00B57D49" w:rsidRPr="00B57D49" w:rsidRDefault="00B57D49">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Admin Panel</w:t>
      </w:r>
    </w:p>
    <w:p w14:paraId="7F2CA9EE" w14:textId="77777777" w:rsidR="00B57D49" w:rsidRPr="00B57D49" w:rsidRDefault="00B57D49" w:rsidP="00F61D55">
      <w:pPr>
        <w:spacing w:before="100" w:beforeAutospacing="1" w:after="100" w:afterAutospacing="1" w:line="360" w:lineRule="auto"/>
        <w:jc w:val="both"/>
        <w:outlineLvl w:val="2"/>
        <w:rPr>
          <w:rFonts w:ascii="Times New Roman" w:eastAsia="Times New Roman" w:hAnsi="Times New Roman" w:cs="Times New Roman"/>
          <w:kern w:val="0"/>
          <w:sz w:val="28"/>
          <w:szCs w:val="28"/>
          <w:lang w:eastAsia="en-IN"/>
          <w14:ligatures w14:val="none"/>
        </w:rPr>
      </w:pPr>
      <w:r w:rsidRPr="00B57D49">
        <w:rPr>
          <w:rFonts w:ascii="Times New Roman" w:eastAsia="Times New Roman" w:hAnsi="Times New Roman" w:cs="Times New Roman"/>
          <w:kern w:val="0"/>
          <w:sz w:val="28"/>
          <w:szCs w:val="28"/>
          <w:lang w:eastAsia="en-IN"/>
          <w14:ligatures w14:val="none"/>
        </w:rPr>
        <w:t>2.2.5 Testing</w:t>
      </w:r>
    </w:p>
    <w:p w14:paraId="6F8018CD"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Testing was conducted to ensure correct functionality and reliability.</w:t>
      </w:r>
    </w:p>
    <w:p w14:paraId="20446EBB"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Testing types used:</w:t>
      </w:r>
    </w:p>
    <w:p w14:paraId="7C58B1F4" w14:textId="77777777" w:rsidR="00B57D49" w:rsidRPr="00B57D49" w:rsidRDefault="00B57D49">
      <w:pPr>
        <w:numPr>
          <w:ilvl w:val="0"/>
          <w:numId w:val="1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Unit Testing</w:t>
      </w:r>
    </w:p>
    <w:p w14:paraId="71AFDC6B" w14:textId="77777777" w:rsidR="00B57D49" w:rsidRPr="00B57D49" w:rsidRDefault="00B57D49">
      <w:pPr>
        <w:numPr>
          <w:ilvl w:val="0"/>
          <w:numId w:val="1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Integration Testing</w:t>
      </w:r>
    </w:p>
    <w:p w14:paraId="02A7DB9A" w14:textId="77777777" w:rsidR="00B57D49" w:rsidRPr="00B57D49" w:rsidRDefault="00B57D49">
      <w:pPr>
        <w:numPr>
          <w:ilvl w:val="0"/>
          <w:numId w:val="1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System Testing</w:t>
      </w:r>
    </w:p>
    <w:p w14:paraId="7CA0579E" w14:textId="77777777" w:rsidR="00B57D49" w:rsidRPr="00B57D49" w:rsidRDefault="00B57D49">
      <w:pPr>
        <w:numPr>
          <w:ilvl w:val="0"/>
          <w:numId w:val="1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User Acceptance Testing</w:t>
      </w:r>
    </w:p>
    <w:p w14:paraId="2E4E3CD7" w14:textId="77777777" w:rsidR="00B57D49" w:rsidRPr="00B57D49" w:rsidRDefault="00B57D49" w:rsidP="00F61D55">
      <w:pPr>
        <w:spacing w:before="100" w:beforeAutospacing="1" w:after="100" w:afterAutospacing="1" w:line="360" w:lineRule="auto"/>
        <w:jc w:val="both"/>
        <w:outlineLvl w:val="2"/>
        <w:rPr>
          <w:rFonts w:ascii="Times New Roman" w:eastAsia="Times New Roman" w:hAnsi="Times New Roman" w:cs="Times New Roman"/>
          <w:kern w:val="0"/>
          <w:sz w:val="28"/>
          <w:szCs w:val="28"/>
          <w:lang w:eastAsia="en-IN"/>
          <w14:ligatures w14:val="none"/>
        </w:rPr>
      </w:pPr>
      <w:r w:rsidRPr="00B57D49">
        <w:rPr>
          <w:rFonts w:ascii="Times New Roman" w:eastAsia="Times New Roman" w:hAnsi="Times New Roman" w:cs="Times New Roman"/>
          <w:kern w:val="0"/>
          <w:sz w:val="28"/>
          <w:szCs w:val="28"/>
          <w:lang w:eastAsia="en-IN"/>
          <w14:ligatures w14:val="none"/>
        </w:rPr>
        <w:t>2.2.6 Deployment</w:t>
      </w:r>
    </w:p>
    <w:p w14:paraId="0A80D901"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After successful testing, the website was deployed using GitHub Pages, allowing online accessibility.</w:t>
      </w:r>
    </w:p>
    <w:p w14:paraId="0C11A720" w14:textId="77777777" w:rsidR="00B57D49" w:rsidRPr="00B57D49" w:rsidRDefault="00B57D49" w:rsidP="00F61D55">
      <w:pPr>
        <w:spacing w:before="100" w:beforeAutospacing="1" w:after="100" w:afterAutospacing="1" w:line="360" w:lineRule="auto"/>
        <w:jc w:val="both"/>
        <w:outlineLvl w:val="2"/>
        <w:rPr>
          <w:rFonts w:ascii="Times New Roman" w:eastAsia="Times New Roman" w:hAnsi="Times New Roman" w:cs="Times New Roman"/>
          <w:kern w:val="0"/>
          <w:sz w:val="28"/>
          <w:szCs w:val="28"/>
          <w:lang w:eastAsia="en-IN"/>
          <w14:ligatures w14:val="none"/>
        </w:rPr>
      </w:pPr>
      <w:r w:rsidRPr="00B57D49">
        <w:rPr>
          <w:rFonts w:ascii="Times New Roman" w:eastAsia="Times New Roman" w:hAnsi="Times New Roman" w:cs="Times New Roman"/>
          <w:kern w:val="0"/>
          <w:sz w:val="28"/>
          <w:szCs w:val="28"/>
          <w:lang w:eastAsia="en-IN"/>
          <w14:ligatures w14:val="none"/>
        </w:rPr>
        <w:t>2.2.7 Maintenance</w:t>
      </w:r>
    </w:p>
    <w:p w14:paraId="1C452D1A"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Maintenance activities include:</w:t>
      </w:r>
    </w:p>
    <w:p w14:paraId="24DFF3F2" w14:textId="77777777" w:rsidR="00B57D49" w:rsidRPr="00B57D49" w:rsidRDefault="00B57D49">
      <w:pPr>
        <w:numPr>
          <w:ilvl w:val="0"/>
          <w:numId w:val="1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Bug fixing</w:t>
      </w:r>
    </w:p>
    <w:p w14:paraId="3E9E58EA" w14:textId="77777777" w:rsidR="00B57D49" w:rsidRPr="00B57D49" w:rsidRDefault="00B57D49">
      <w:pPr>
        <w:numPr>
          <w:ilvl w:val="0"/>
          <w:numId w:val="1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Security updates</w:t>
      </w:r>
    </w:p>
    <w:p w14:paraId="5BC5E638" w14:textId="77777777" w:rsidR="00B57D49" w:rsidRPr="00B57D49" w:rsidRDefault="00B57D49">
      <w:pPr>
        <w:numPr>
          <w:ilvl w:val="0"/>
          <w:numId w:val="1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Performance improvements</w:t>
      </w:r>
    </w:p>
    <w:p w14:paraId="521DCAAF" w14:textId="77777777" w:rsidR="00B57D49" w:rsidRPr="00B57D49" w:rsidRDefault="00B57D49">
      <w:pPr>
        <w:numPr>
          <w:ilvl w:val="0"/>
          <w:numId w:val="1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lastRenderedPageBreak/>
        <w:t>Feature enhancement</w:t>
      </w:r>
    </w:p>
    <w:p w14:paraId="64393A03" w14:textId="75DEAF1D" w:rsidR="00B57D49" w:rsidRPr="00B57D49" w:rsidRDefault="00B57D49"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B57D49">
        <w:rPr>
          <w:rFonts w:ascii="Times New Roman" w:eastAsia="Times New Roman" w:hAnsi="Times New Roman" w:cs="Times New Roman"/>
          <w:b/>
          <w:bCs/>
          <w:kern w:val="0"/>
          <w:sz w:val="28"/>
          <w:szCs w:val="28"/>
          <w:lang w:eastAsia="en-IN"/>
          <w14:ligatures w14:val="none"/>
        </w:rPr>
        <w:t>2.</w:t>
      </w:r>
      <w:r w:rsidR="00CA04FC">
        <w:rPr>
          <w:rFonts w:ascii="Times New Roman" w:eastAsia="Times New Roman" w:hAnsi="Times New Roman" w:cs="Times New Roman"/>
          <w:b/>
          <w:bCs/>
          <w:kern w:val="0"/>
          <w:sz w:val="28"/>
          <w:szCs w:val="28"/>
          <w:lang w:eastAsia="en-IN"/>
          <w14:ligatures w14:val="none"/>
        </w:rPr>
        <w:t>3</w:t>
      </w:r>
      <w:r w:rsidRPr="00B57D49">
        <w:rPr>
          <w:rFonts w:ascii="Times New Roman" w:eastAsia="Times New Roman" w:hAnsi="Times New Roman" w:cs="Times New Roman"/>
          <w:b/>
          <w:bCs/>
          <w:kern w:val="0"/>
          <w:sz w:val="28"/>
          <w:szCs w:val="28"/>
          <w:lang w:eastAsia="en-IN"/>
          <w14:ligatures w14:val="none"/>
        </w:rPr>
        <w:t xml:space="preserve"> Selected SDLC Model</w:t>
      </w:r>
    </w:p>
    <w:p w14:paraId="02736587"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The Waterfall Model was selected for the development of FITLIFE because project requirements were clearly defined before implementation.</w:t>
      </w:r>
    </w:p>
    <w:p w14:paraId="200A96C1" w14:textId="77777777" w:rsidR="00B57D49" w:rsidRPr="00B57D49" w:rsidRDefault="00B57D49"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B57D49">
        <w:rPr>
          <w:rFonts w:ascii="Times New Roman" w:eastAsia="Times New Roman" w:hAnsi="Times New Roman" w:cs="Times New Roman"/>
          <w:b/>
          <w:bCs/>
          <w:kern w:val="0"/>
          <w:sz w:val="24"/>
          <w:szCs w:val="24"/>
          <w:lang w:eastAsia="en-IN"/>
          <w14:ligatures w14:val="none"/>
        </w:rPr>
        <w:t>Figure 2.1 Waterfall Model Used in FITLIFE</w:t>
      </w:r>
    </w:p>
    <w:p w14:paraId="5146321F"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Requirements Gathering</w:t>
      </w:r>
    </w:p>
    <w:p w14:paraId="0CFDAF19"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w:t>
      </w:r>
    </w:p>
    <w:p w14:paraId="7B3311C5"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System Analysis</w:t>
      </w:r>
    </w:p>
    <w:p w14:paraId="713D9B8A"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w:t>
      </w:r>
    </w:p>
    <w:p w14:paraId="6384E967"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System Design</w:t>
      </w:r>
    </w:p>
    <w:p w14:paraId="7CFB0063"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w:t>
      </w:r>
    </w:p>
    <w:p w14:paraId="444ACC5A"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Development</w:t>
      </w:r>
    </w:p>
    <w:p w14:paraId="048E723D"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w:t>
      </w:r>
    </w:p>
    <w:p w14:paraId="67C143F5"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Testing</w:t>
      </w:r>
    </w:p>
    <w:p w14:paraId="7C58F7E0"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w:t>
      </w:r>
    </w:p>
    <w:p w14:paraId="7C2A3F76"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Deployment</w:t>
      </w:r>
    </w:p>
    <w:p w14:paraId="7BD19211"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w:t>
      </w:r>
    </w:p>
    <w:p w14:paraId="31DD8E49"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Maintenance</w:t>
      </w:r>
    </w:p>
    <w:p w14:paraId="1BA866F4" w14:textId="77777777" w:rsidR="00B57D49" w:rsidRPr="00B57D49" w:rsidRDefault="00B57D49"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b/>
          <w:bCs/>
          <w:kern w:val="0"/>
          <w:sz w:val="24"/>
          <w:szCs w:val="24"/>
          <w:lang w:eastAsia="en-IN"/>
          <w14:ligatures w14:val="none"/>
        </w:rPr>
        <w:t>Explanation:</w:t>
      </w:r>
      <w:r w:rsidRPr="00B57D49">
        <w:rPr>
          <w:rFonts w:ascii="Times New Roman" w:eastAsia="Times New Roman" w:hAnsi="Times New Roman" w:cs="Times New Roman"/>
          <w:kern w:val="0"/>
          <w:sz w:val="24"/>
          <w:szCs w:val="24"/>
          <w:lang w:eastAsia="en-IN"/>
          <w14:ligatures w14:val="none"/>
        </w:rPr>
        <w:br/>
        <w:t>The Waterfall Model follows a linear approach where each phase is completed before moving to the next phase. This model is suitable for academic projects with stable requirements.</w:t>
      </w:r>
    </w:p>
    <w:p w14:paraId="7C70BD1C" w14:textId="071AA8CA" w:rsidR="00B57D49" w:rsidRPr="00B57D49" w:rsidRDefault="00B57D49"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B57D49">
        <w:rPr>
          <w:rFonts w:ascii="Times New Roman" w:eastAsia="Times New Roman" w:hAnsi="Times New Roman" w:cs="Times New Roman"/>
          <w:b/>
          <w:bCs/>
          <w:kern w:val="0"/>
          <w:sz w:val="28"/>
          <w:szCs w:val="28"/>
          <w:lang w:eastAsia="en-IN"/>
          <w14:ligatures w14:val="none"/>
        </w:rPr>
        <w:lastRenderedPageBreak/>
        <w:t>2.</w:t>
      </w:r>
      <w:r w:rsidR="00CA04FC">
        <w:rPr>
          <w:rFonts w:ascii="Times New Roman" w:eastAsia="Times New Roman" w:hAnsi="Times New Roman" w:cs="Times New Roman"/>
          <w:b/>
          <w:bCs/>
          <w:kern w:val="0"/>
          <w:sz w:val="28"/>
          <w:szCs w:val="28"/>
          <w:lang w:eastAsia="en-IN"/>
          <w14:ligatures w14:val="none"/>
        </w:rPr>
        <w:t>4</w:t>
      </w:r>
      <w:r w:rsidRPr="00B57D49">
        <w:rPr>
          <w:rFonts w:ascii="Times New Roman" w:eastAsia="Times New Roman" w:hAnsi="Times New Roman" w:cs="Times New Roman"/>
          <w:b/>
          <w:bCs/>
          <w:kern w:val="0"/>
          <w:sz w:val="28"/>
          <w:szCs w:val="28"/>
          <w:lang w:eastAsia="en-IN"/>
          <w14:ligatures w14:val="none"/>
        </w:rPr>
        <w:t xml:space="preserve"> Advantages and Limitations</w:t>
      </w:r>
    </w:p>
    <w:p w14:paraId="0C13C892" w14:textId="77777777" w:rsidR="00B57D49" w:rsidRPr="00B57D49" w:rsidRDefault="00B57D49"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B57D49">
        <w:rPr>
          <w:rFonts w:ascii="Times New Roman" w:eastAsia="Times New Roman" w:hAnsi="Times New Roman" w:cs="Times New Roman"/>
          <w:b/>
          <w:bCs/>
          <w:kern w:val="0"/>
          <w:sz w:val="24"/>
          <w:szCs w:val="24"/>
          <w:lang w:eastAsia="en-IN"/>
          <w14:ligatures w14:val="none"/>
        </w:rPr>
        <w:t>Advantages</w:t>
      </w:r>
    </w:p>
    <w:p w14:paraId="6E024401" w14:textId="77777777" w:rsidR="00B57D49" w:rsidRPr="00B57D49" w:rsidRDefault="00B57D49">
      <w:pPr>
        <w:numPr>
          <w:ilvl w:val="0"/>
          <w:numId w:val="1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Easy to understand and implement</w:t>
      </w:r>
    </w:p>
    <w:p w14:paraId="67F7D8B1" w14:textId="77777777" w:rsidR="00B57D49" w:rsidRPr="00B57D49" w:rsidRDefault="00B57D49">
      <w:pPr>
        <w:numPr>
          <w:ilvl w:val="0"/>
          <w:numId w:val="1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Well-defined phases</w:t>
      </w:r>
    </w:p>
    <w:p w14:paraId="2A40E1BB" w14:textId="77777777" w:rsidR="00B57D49" w:rsidRPr="00B57D49" w:rsidRDefault="00B57D49">
      <w:pPr>
        <w:numPr>
          <w:ilvl w:val="0"/>
          <w:numId w:val="1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Better documentation</w:t>
      </w:r>
    </w:p>
    <w:p w14:paraId="16209E33" w14:textId="77777777" w:rsidR="00B57D49" w:rsidRPr="00B57D49" w:rsidRDefault="00B57D49">
      <w:pPr>
        <w:numPr>
          <w:ilvl w:val="0"/>
          <w:numId w:val="1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Easy progress tracking</w:t>
      </w:r>
    </w:p>
    <w:p w14:paraId="7C61C724" w14:textId="77777777" w:rsidR="00B57D49" w:rsidRPr="00B57D49" w:rsidRDefault="00B57D49"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B57D49">
        <w:rPr>
          <w:rFonts w:ascii="Times New Roman" w:eastAsia="Times New Roman" w:hAnsi="Times New Roman" w:cs="Times New Roman"/>
          <w:b/>
          <w:bCs/>
          <w:kern w:val="0"/>
          <w:sz w:val="24"/>
          <w:szCs w:val="24"/>
          <w:lang w:eastAsia="en-IN"/>
          <w14:ligatures w14:val="none"/>
        </w:rPr>
        <w:t>Limitations</w:t>
      </w:r>
    </w:p>
    <w:p w14:paraId="4E21AE42" w14:textId="77777777" w:rsidR="00B57D49" w:rsidRPr="00B57D49" w:rsidRDefault="00B57D49">
      <w:pPr>
        <w:numPr>
          <w:ilvl w:val="0"/>
          <w:numId w:val="1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Difficult to accommodate changes</w:t>
      </w:r>
    </w:p>
    <w:p w14:paraId="7D26EF51" w14:textId="77777777" w:rsidR="00B57D49" w:rsidRPr="00B57D49" w:rsidRDefault="00B57D49">
      <w:pPr>
        <w:numPr>
          <w:ilvl w:val="0"/>
          <w:numId w:val="1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Less flexible than Agile development</w:t>
      </w:r>
    </w:p>
    <w:p w14:paraId="59B7F25B" w14:textId="77777777" w:rsidR="00B57D49" w:rsidRPr="00B57D49" w:rsidRDefault="00B57D49">
      <w:pPr>
        <w:numPr>
          <w:ilvl w:val="0"/>
          <w:numId w:val="1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User feedback received at later stages</w:t>
      </w:r>
    </w:p>
    <w:p w14:paraId="31D13A42" w14:textId="732B59A1" w:rsidR="00B57D49" w:rsidRPr="00B57D49" w:rsidRDefault="00B57D49"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B57D49">
        <w:rPr>
          <w:rFonts w:ascii="Times New Roman" w:eastAsia="Times New Roman" w:hAnsi="Times New Roman" w:cs="Times New Roman"/>
          <w:b/>
          <w:bCs/>
          <w:kern w:val="0"/>
          <w:sz w:val="28"/>
          <w:szCs w:val="28"/>
          <w:lang w:eastAsia="en-IN"/>
          <w14:ligatures w14:val="none"/>
        </w:rPr>
        <w:t>2.</w:t>
      </w:r>
      <w:r w:rsidR="00CA04FC">
        <w:rPr>
          <w:rFonts w:ascii="Times New Roman" w:eastAsia="Times New Roman" w:hAnsi="Times New Roman" w:cs="Times New Roman"/>
          <w:b/>
          <w:bCs/>
          <w:kern w:val="0"/>
          <w:sz w:val="28"/>
          <w:szCs w:val="28"/>
          <w:lang w:eastAsia="en-IN"/>
          <w14:ligatures w14:val="none"/>
        </w:rPr>
        <w:t>5</w:t>
      </w:r>
      <w:r w:rsidRPr="00B57D49">
        <w:rPr>
          <w:rFonts w:ascii="Times New Roman" w:eastAsia="Times New Roman" w:hAnsi="Times New Roman" w:cs="Times New Roman"/>
          <w:b/>
          <w:bCs/>
          <w:kern w:val="0"/>
          <w:sz w:val="28"/>
          <w:szCs w:val="28"/>
          <w:lang w:eastAsia="en-IN"/>
          <w14:ligatures w14:val="none"/>
        </w:rPr>
        <w:t xml:space="preserve"> Phase-wise Implementation of FITLIFE</w:t>
      </w:r>
    </w:p>
    <w:p w14:paraId="42B4CCF8" w14:textId="77777777" w:rsidR="00B57D49" w:rsidRPr="00B57D49" w:rsidRDefault="00B57D49"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B57D49">
        <w:rPr>
          <w:rFonts w:ascii="Times New Roman" w:eastAsia="Times New Roman" w:hAnsi="Times New Roman" w:cs="Times New Roman"/>
          <w:b/>
          <w:bCs/>
          <w:kern w:val="0"/>
          <w:sz w:val="24"/>
          <w:szCs w:val="24"/>
          <w:lang w:eastAsia="en-IN"/>
          <w14:ligatures w14:val="none"/>
        </w:rPr>
        <w:t>Table 2.1 Phase-wise Implementation of FITLIFE</w:t>
      </w:r>
    </w:p>
    <w:tbl>
      <w:tblPr>
        <w:tblW w:w="8631" w:type="dxa"/>
        <w:tblCellSpacing w:w="15" w:type="dxa"/>
        <w:tblCellMar>
          <w:top w:w="15" w:type="dxa"/>
          <w:left w:w="15" w:type="dxa"/>
          <w:bottom w:w="15" w:type="dxa"/>
          <w:right w:w="15" w:type="dxa"/>
        </w:tblCellMar>
        <w:tblLook w:val="04A0" w:firstRow="1" w:lastRow="0" w:firstColumn="1" w:lastColumn="0" w:noHBand="0" w:noVBand="1"/>
      </w:tblPr>
      <w:tblGrid>
        <w:gridCol w:w="2705"/>
        <w:gridCol w:w="5926"/>
      </w:tblGrid>
      <w:tr w:rsidR="00B57D49" w:rsidRPr="00B57D49" w14:paraId="1D36B943" w14:textId="77777777" w:rsidTr="00B57D49">
        <w:trPr>
          <w:trHeight w:val="298"/>
          <w:tblHeader/>
          <w:tblCellSpacing w:w="15" w:type="dxa"/>
        </w:trPr>
        <w:tc>
          <w:tcPr>
            <w:tcW w:w="0" w:type="auto"/>
            <w:vAlign w:val="center"/>
            <w:hideMark/>
          </w:tcPr>
          <w:p w14:paraId="2D282704" w14:textId="77777777" w:rsidR="00B57D49" w:rsidRPr="00B57D49" w:rsidRDefault="00B57D49" w:rsidP="00F61D55">
            <w:pPr>
              <w:spacing w:after="0" w:line="360" w:lineRule="auto"/>
              <w:jc w:val="both"/>
              <w:rPr>
                <w:rFonts w:ascii="Times New Roman" w:eastAsia="Times New Roman" w:hAnsi="Times New Roman" w:cs="Times New Roman"/>
                <w:b/>
                <w:bCs/>
                <w:kern w:val="0"/>
                <w:sz w:val="24"/>
                <w:szCs w:val="24"/>
                <w:lang w:eastAsia="en-IN"/>
                <w14:ligatures w14:val="none"/>
              </w:rPr>
            </w:pPr>
            <w:r w:rsidRPr="00B57D49">
              <w:rPr>
                <w:rFonts w:ascii="Times New Roman" w:eastAsia="Times New Roman" w:hAnsi="Times New Roman" w:cs="Times New Roman"/>
                <w:b/>
                <w:bCs/>
                <w:kern w:val="0"/>
                <w:sz w:val="24"/>
                <w:szCs w:val="24"/>
                <w:lang w:eastAsia="en-IN"/>
                <w14:ligatures w14:val="none"/>
              </w:rPr>
              <w:t>SDLC Phase</w:t>
            </w:r>
          </w:p>
        </w:tc>
        <w:tc>
          <w:tcPr>
            <w:tcW w:w="0" w:type="auto"/>
            <w:vAlign w:val="center"/>
            <w:hideMark/>
          </w:tcPr>
          <w:p w14:paraId="786D893C" w14:textId="77777777" w:rsidR="00B57D49" w:rsidRPr="00B57D49" w:rsidRDefault="00B57D49" w:rsidP="00F61D55">
            <w:pPr>
              <w:spacing w:after="0" w:line="360" w:lineRule="auto"/>
              <w:jc w:val="both"/>
              <w:rPr>
                <w:rFonts w:ascii="Times New Roman" w:eastAsia="Times New Roman" w:hAnsi="Times New Roman" w:cs="Times New Roman"/>
                <w:b/>
                <w:bCs/>
                <w:kern w:val="0"/>
                <w:sz w:val="24"/>
                <w:szCs w:val="24"/>
                <w:lang w:eastAsia="en-IN"/>
                <w14:ligatures w14:val="none"/>
              </w:rPr>
            </w:pPr>
            <w:r w:rsidRPr="00B57D49">
              <w:rPr>
                <w:rFonts w:ascii="Times New Roman" w:eastAsia="Times New Roman" w:hAnsi="Times New Roman" w:cs="Times New Roman"/>
                <w:b/>
                <w:bCs/>
                <w:kern w:val="0"/>
                <w:sz w:val="24"/>
                <w:szCs w:val="24"/>
                <w:lang w:eastAsia="en-IN"/>
                <w14:ligatures w14:val="none"/>
              </w:rPr>
              <w:t>Implementation</w:t>
            </w:r>
          </w:p>
        </w:tc>
      </w:tr>
      <w:tr w:rsidR="00B57D49" w:rsidRPr="00B57D49" w14:paraId="2B1CBA22" w14:textId="77777777" w:rsidTr="00B57D49">
        <w:trPr>
          <w:trHeight w:val="315"/>
          <w:tblCellSpacing w:w="15" w:type="dxa"/>
        </w:trPr>
        <w:tc>
          <w:tcPr>
            <w:tcW w:w="0" w:type="auto"/>
            <w:vAlign w:val="center"/>
            <w:hideMark/>
          </w:tcPr>
          <w:p w14:paraId="576DF98F" w14:textId="77777777" w:rsidR="00B57D49" w:rsidRPr="00B57D49" w:rsidRDefault="00B57D49" w:rsidP="00F61D55">
            <w:pPr>
              <w:spacing w:after="0"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Requirement Gathering</w:t>
            </w:r>
          </w:p>
        </w:tc>
        <w:tc>
          <w:tcPr>
            <w:tcW w:w="0" w:type="auto"/>
            <w:vAlign w:val="center"/>
            <w:hideMark/>
          </w:tcPr>
          <w:p w14:paraId="310BC1F6" w14:textId="77777777" w:rsidR="00B57D49" w:rsidRPr="00B57D49" w:rsidRDefault="00B57D49" w:rsidP="00F61D55">
            <w:pPr>
              <w:spacing w:after="0"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Identification of user requirements</w:t>
            </w:r>
          </w:p>
        </w:tc>
      </w:tr>
      <w:tr w:rsidR="00B57D49" w:rsidRPr="00B57D49" w14:paraId="1B78C213" w14:textId="77777777" w:rsidTr="00B57D49">
        <w:trPr>
          <w:trHeight w:val="298"/>
          <w:tblCellSpacing w:w="15" w:type="dxa"/>
        </w:trPr>
        <w:tc>
          <w:tcPr>
            <w:tcW w:w="0" w:type="auto"/>
            <w:vAlign w:val="center"/>
            <w:hideMark/>
          </w:tcPr>
          <w:p w14:paraId="081D73EF" w14:textId="77777777" w:rsidR="00B57D49" w:rsidRPr="00B57D49" w:rsidRDefault="00B57D49" w:rsidP="00F61D55">
            <w:pPr>
              <w:spacing w:after="0"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System Analysis</w:t>
            </w:r>
          </w:p>
        </w:tc>
        <w:tc>
          <w:tcPr>
            <w:tcW w:w="0" w:type="auto"/>
            <w:vAlign w:val="center"/>
            <w:hideMark/>
          </w:tcPr>
          <w:p w14:paraId="6CF55989" w14:textId="77777777" w:rsidR="00B57D49" w:rsidRPr="00B57D49" w:rsidRDefault="00B57D49" w:rsidP="00F61D55">
            <w:pPr>
              <w:spacing w:after="0"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Existing system study and feasibility analysis</w:t>
            </w:r>
          </w:p>
        </w:tc>
      </w:tr>
      <w:tr w:rsidR="00B57D49" w:rsidRPr="00B57D49" w14:paraId="79629BAB" w14:textId="77777777" w:rsidTr="00B57D49">
        <w:trPr>
          <w:trHeight w:val="315"/>
          <w:tblCellSpacing w:w="15" w:type="dxa"/>
        </w:trPr>
        <w:tc>
          <w:tcPr>
            <w:tcW w:w="0" w:type="auto"/>
            <w:vAlign w:val="center"/>
            <w:hideMark/>
          </w:tcPr>
          <w:p w14:paraId="02BA1C90" w14:textId="77777777" w:rsidR="00B57D49" w:rsidRPr="00B57D49" w:rsidRDefault="00B57D49" w:rsidP="00F61D55">
            <w:pPr>
              <w:spacing w:after="0"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System Design</w:t>
            </w:r>
          </w:p>
        </w:tc>
        <w:tc>
          <w:tcPr>
            <w:tcW w:w="0" w:type="auto"/>
            <w:vAlign w:val="center"/>
            <w:hideMark/>
          </w:tcPr>
          <w:p w14:paraId="38E662A1" w14:textId="77777777" w:rsidR="00B57D49" w:rsidRPr="00B57D49" w:rsidRDefault="00B57D49" w:rsidP="00F61D55">
            <w:pPr>
              <w:spacing w:after="0"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Architecture, ER Diagram, and DFD preparation</w:t>
            </w:r>
          </w:p>
        </w:tc>
      </w:tr>
      <w:tr w:rsidR="00B57D49" w:rsidRPr="00B57D49" w14:paraId="6BE2516A" w14:textId="77777777" w:rsidTr="00B57D49">
        <w:trPr>
          <w:trHeight w:val="298"/>
          <w:tblCellSpacing w:w="15" w:type="dxa"/>
        </w:trPr>
        <w:tc>
          <w:tcPr>
            <w:tcW w:w="0" w:type="auto"/>
            <w:vAlign w:val="center"/>
            <w:hideMark/>
          </w:tcPr>
          <w:p w14:paraId="56FAF684" w14:textId="77777777" w:rsidR="00B57D49" w:rsidRPr="00B57D49" w:rsidRDefault="00B57D49" w:rsidP="00F61D55">
            <w:pPr>
              <w:spacing w:after="0"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Development</w:t>
            </w:r>
          </w:p>
        </w:tc>
        <w:tc>
          <w:tcPr>
            <w:tcW w:w="0" w:type="auto"/>
            <w:vAlign w:val="center"/>
            <w:hideMark/>
          </w:tcPr>
          <w:p w14:paraId="74D0087B" w14:textId="77777777" w:rsidR="00B57D49" w:rsidRPr="00B57D49" w:rsidRDefault="00B57D49" w:rsidP="00F61D55">
            <w:pPr>
              <w:spacing w:after="0"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Coding using HTML, CSS, JavaScript, and Firebase</w:t>
            </w:r>
          </w:p>
        </w:tc>
      </w:tr>
      <w:tr w:rsidR="00B57D49" w:rsidRPr="00B57D49" w14:paraId="72601AE2" w14:textId="77777777" w:rsidTr="00B57D49">
        <w:trPr>
          <w:trHeight w:val="298"/>
          <w:tblCellSpacing w:w="15" w:type="dxa"/>
        </w:trPr>
        <w:tc>
          <w:tcPr>
            <w:tcW w:w="0" w:type="auto"/>
            <w:vAlign w:val="center"/>
            <w:hideMark/>
          </w:tcPr>
          <w:p w14:paraId="645A3DBA" w14:textId="77777777" w:rsidR="00B57D49" w:rsidRPr="00B57D49" w:rsidRDefault="00B57D49" w:rsidP="00F61D55">
            <w:pPr>
              <w:spacing w:after="0"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Testing</w:t>
            </w:r>
          </w:p>
        </w:tc>
        <w:tc>
          <w:tcPr>
            <w:tcW w:w="0" w:type="auto"/>
            <w:vAlign w:val="center"/>
            <w:hideMark/>
          </w:tcPr>
          <w:p w14:paraId="74FEE9E6" w14:textId="77777777" w:rsidR="00B57D49" w:rsidRPr="00B57D49" w:rsidRDefault="00B57D49" w:rsidP="00F61D55">
            <w:pPr>
              <w:spacing w:after="0"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Verification of all modules</w:t>
            </w:r>
          </w:p>
        </w:tc>
      </w:tr>
      <w:tr w:rsidR="00B57D49" w:rsidRPr="00B57D49" w14:paraId="7E873A0B" w14:textId="77777777" w:rsidTr="00B57D49">
        <w:trPr>
          <w:trHeight w:val="315"/>
          <w:tblCellSpacing w:w="15" w:type="dxa"/>
        </w:trPr>
        <w:tc>
          <w:tcPr>
            <w:tcW w:w="0" w:type="auto"/>
            <w:vAlign w:val="center"/>
            <w:hideMark/>
          </w:tcPr>
          <w:p w14:paraId="6BF43387" w14:textId="77777777" w:rsidR="00B57D49" w:rsidRPr="00B57D49" w:rsidRDefault="00B57D49" w:rsidP="00F61D55">
            <w:pPr>
              <w:spacing w:after="0"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Deployment</w:t>
            </w:r>
          </w:p>
        </w:tc>
        <w:tc>
          <w:tcPr>
            <w:tcW w:w="0" w:type="auto"/>
            <w:vAlign w:val="center"/>
            <w:hideMark/>
          </w:tcPr>
          <w:p w14:paraId="1269C3BF" w14:textId="77777777" w:rsidR="00B57D49" w:rsidRPr="00B57D49" w:rsidRDefault="00B57D49" w:rsidP="00F61D55">
            <w:pPr>
              <w:spacing w:after="0"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Hosting using GitHub Pages</w:t>
            </w:r>
          </w:p>
        </w:tc>
      </w:tr>
      <w:tr w:rsidR="00B57D49" w:rsidRPr="00B57D49" w14:paraId="0D162075" w14:textId="77777777" w:rsidTr="00B57D49">
        <w:trPr>
          <w:trHeight w:val="298"/>
          <w:tblCellSpacing w:w="15" w:type="dxa"/>
        </w:trPr>
        <w:tc>
          <w:tcPr>
            <w:tcW w:w="0" w:type="auto"/>
            <w:vAlign w:val="center"/>
            <w:hideMark/>
          </w:tcPr>
          <w:p w14:paraId="24CAB906" w14:textId="77777777" w:rsidR="00B57D49" w:rsidRPr="00B57D49" w:rsidRDefault="00B57D49" w:rsidP="00F61D55">
            <w:pPr>
              <w:spacing w:after="0"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Maintenance</w:t>
            </w:r>
          </w:p>
        </w:tc>
        <w:tc>
          <w:tcPr>
            <w:tcW w:w="0" w:type="auto"/>
            <w:vAlign w:val="center"/>
            <w:hideMark/>
          </w:tcPr>
          <w:p w14:paraId="1028ECEE" w14:textId="77777777" w:rsidR="00B57D49" w:rsidRPr="00B57D49" w:rsidRDefault="00B57D49" w:rsidP="00F61D55">
            <w:pPr>
              <w:spacing w:after="0" w:line="360" w:lineRule="auto"/>
              <w:jc w:val="both"/>
              <w:rPr>
                <w:rFonts w:ascii="Times New Roman" w:eastAsia="Times New Roman" w:hAnsi="Times New Roman" w:cs="Times New Roman"/>
                <w:kern w:val="0"/>
                <w:sz w:val="24"/>
                <w:szCs w:val="24"/>
                <w:lang w:eastAsia="en-IN"/>
                <w14:ligatures w14:val="none"/>
              </w:rPr>
            </w:pPr>
            <w:r w:rsidRPr="00B57D49">
              <w:rPr>
                <w:rFonts w:ascii="Times New Roman" w:eastAsia="Times New Roman" w:hAnsi="Times New Roman" w:cs="Times New Roman"/>
                <w:kern w:val="0"/>
                <w:sz w:val="24"/>
                <w:szCs w:val="24"/>
                <w:lang w:eastAsia="en-IN"/>
                <w14:ligatures w14:val="none"/>
              </w:rPr>
              <w:t>Future updates and improvements</w:t>
            </w:r>
          </w:p>
        </w:tc>
      </w:tr>
    </w:tbl>
    <w:p w14:paraId="20319FCE" w14:textId="77777777" w:rsidR="00B57D49" w:rsidRDefault="00B57D49" w:rsidP="00F61D55">
      <w:pPr>
        <w:spacing w:line="360" w:lineRule="auto"/>
        <w:jc w:val="both"/>
      </w:pPr>
    </w:p>
    <w:p w14:paraId="0F3F13D1" w14:textId="77777777" w:rsidR="001D5E65" w:rsidRDefault="001D5E65" w:rsidP="001D5E65">
      <w:pPr>
        <w:spacing w:before="100" w:beforeAutospacing="1" w:after="100" w:afterAutospacing="1" w:line="360" w:lineRule="auto"/>
        <w:outlineLvl w:val="0"/>
      </w:pPr>
    </w:p>
    <w:p w14:paraId="395C5D7B" w14:textId="77777777" w:rsidR="001D5E65" w:rsidRDefault="001D5E65" w:rsidP="001D5E65">
      <w:pPr>
        <w:spacing w:before="100" w:beforeAutospacing="1" w:after="100" w:afterAutospacing="1" w:line="360" w:lineRule="auto"/>
        <w:outlineLvl w:val="0"/>
      </w:pPr>
    </w:p>
    <w:p w14:paraId="63168928" w14:textId="77777777" w:rsidR="009441FA" w:rsidRDefault="009441FA" w:rsidP="001D5E65">
      <w:pPr>
        <w:spacing w:before="100" w:beforeAutospacing="1" w:after="100" w:afterAutospacing="1" w:line="360" w:lineRule="auto"/>
        <w:jc w:val="center"/>
        <w:outlineLvl w:val="0"/>
      </w:pPr>
      <w:bookmarkStart w:id="34" w:name="_Toc231838947"/>
    </w:p>
    <w:p w14:paraId="29E145D4" w14:textId="01A647A0" w:rsidR="007C7FAA" w:rsidRPr="007C7FAA" w:rsidRDefault="007C7FAA" w:rsidP="001D5E65">
      <w:pPr>
        <w:spacing w:before="100" w:beforeAutospacing="1" w:after="100" w:afterAutospacing="1" w:line="360" w:lineRule="auto"/>
        <w:jc w:val="center"/>
        <w:outlineLvl w:val="0"/>
        <w:rPr>
          <w:rFonts w:ascii="Times New Roman" w:eastAsia="Times New Roman" w:hAnsi="Times New Roman" w:cs="Times New Roman"/>
          <w:b/>
          <w:bCs/>
          <w:kern w:val="36"/>
          <w:sz w:val="32"/>
          <w:szCs w:val="32"/>
          <w:lang w:eastAsia="en-IN"/>
          <w14:ligatures w14:val="none"/>
        </w:rPr>
      </w:pPr>
      <w:r w:rsidRPr="007C7FAA">
        <w:rPr>
          <w:rFonts w:ascii="Times New Roman" w:eastAsia="Times New Roman" w:hAnsi="Times New Roman" w:cs="Times New Roman"/>
          <w:b/>
          <w:bCs/>
          <w:kern w:val="36"/>
          <w:sz w:val="32"/>
          <w:szCs w:val="32"/>
          <w:lang w:eastAsia="en-IN"/>
          <w14:ligatures w14:val="none"/>
        </w:rPr>
        <w:lastRenderedPageBreak/>
        <w:t>CHAPTER 3</w:t>
      </w:r>
      <w:bookmarkEnd w:id="34"/>
    </w:p>
    <w:p w14:paraId="42409EB2" w14:textId="77777777" w:rsidR="007C7FAA" w:rsidRPr="007C7FAA" w:rsidRDefault="007C7FAA" w:rsidP="00F61D55">
      <w:pPr>
        <w:spacing w:before="100" w:beforeAutospacing="1" w:after="100" w:afterAutospacing="1" w:line="360" w:lineRule="auto"/>
        <w:jc w:val="center"/>
        <w:outlineLvl w:val="0"/>
        <w:rPr>
          <w:rFonts w:ascii="Times New Roman" w:eastAsia="Times New Roman" w:hAnsi="Times New Roman" w:cs="Times New Roman"/>
          <w:b/>
          <w:bCs/>
          <w:kern w:val="36"/>
          <w:sz w:val="32"/>
          <w:szCs w:val="32"/>
          <w:lang w:eastAsia="en-IN"/>
          <w14:ligatures w14:val="none"/>
        </w:rPr>
      </w:pPr>
      <w:bookmarkStart w:id="35" w:name="_Toc231838948"/>
      <w:r w:rsidRPr="007C7FAA">
        <w:rPr>
          <w:rFonts w:ascii="Times New Roman" w:eastAsia="Times New Roman" w:hAnsi="Times New Roman" w:cs="Times New Roman"/>
          <w:b/>
          <w:bCs/>
          <w:kern w:val="36"/>
          <w:sz w:val="32"/>
          <w:szCs w:val="32"/>
          <w:lang w:eastAsia="en-IN"/>
          <w14:ligatures w14:val="none"/>
        </w:rPr>
        <w:t>SYSTEM STUDY AND ANALYSIS</w:t>
      </w:r>
      <w:bookmarkEnd w:id="35"/>
    </w:p>
    <w:p w14:paraId="4414F3D9" w14:textId="77777777" w:rsidR="007C7FAA" w:rsidRPr="007C7FAA" w:rsidRDefault="007C7FAA"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7C7FAA">
        <w:rPr>
          <w:rFonts w:ascii="Times New Roman" w:eastAsia="Times New Roman" w:hAnsi="Times New Roman" w:cs="Times New Roman"/>
          <w:b/>
          <w:bCs/>
          <w:kern w:val="0"/>
          <w:sz w:val="28"/>
          <w:szCs w:val="28"/>
          <w:lang w:eastAsia="en-IN"/>
          <w14:ligatures w14:val="none"/>
        </w:rPr>
        <w:t>3.1 Problem Statement</w:t>
      </w:r>
    </w:p>
    <w:p w14:paraId="72DB95DC" w14:textId="77777777" w:rsidR="007C7FAA" w:rsidRPr="007C7FAA" w:rsidRDefault="007C7FAA"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Health and fitness have become major concerns in modern society. Due to busy lifestyles, academic pressure, and reduced physical activity, many individuals find it difficult to maintain a healthy routine. Although numerous fitness applications are available, most focus on specific functions such as workout videos, diet planning, or exercise tracking.</w:t>
      </w:r>
    </w:p>
    <w:p w14:paraId="6D110471" w14:textId="77777777" w:rsidR="007C7FAA" w:rsidRPr="007C7FAA" w:rsidRDefault="007C7FAA"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Users often need multiple applications to manage workouts, hydration, BMI calculation, and fitness progress. This creates inconvenience and makes fitness management less effective.</w:t>
      </w:r>
    </w:p>
    <w:p w14:paraId="40E45611" w14:textId="77777777" w:rsidR="007C7FAA" w:rsidRPr="007C7FAA" w:rsidRDefault="007C7FAA"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FITLIFE addresses this problem by providing a centralized web-based platform that combines workout planning, progress tracking, health monitoring, payment verification, and administrative management within a single system.</w:t>
      </w:r>
    </w:p>
    <w:p w14:paraId="68868B05" w14:textId="77777777" w:rsidR="007C7FAA" w:rsidRPr="007C7FAA" w:rsidRDefault="007C7FAA"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7C7FAA">
        <w:rPr>
          <w:rFonts w:ascii="Times New Roman" w:eastAsia="Times New Roman" w:hAnsi="Times New Roman" w:cs="Times New Roman"/>
          <w:b/>
          <w:bCs/>
          <w:kern w:val="0"/>
          <w:sz w:val="28"/>
          <w:szCs w:val="28"/>
          <w:lang w:eastAsia="en-IN"/>
          <w14:ligatures w14:val="none"/>
        </w:rPr>
        <w:t>3.2 Existing System</w:t>
      </w:r>
    </w:p>
    <w:p w14:paraId="0C903A14" w14:textId="77777777" w:rsidR="007C7FAA" w:rsidRPr="007C7FAA" w:rsidRDefault="007C7FAA"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The current fitness environment consists of traditional gyms, fitness applications, and online training platforms.</w:t>
      </w:r>
    </w:p>
    <w:p w14:paraId="1410BD07" w14:textId="77777777" w:rsidR="007C7FAA" w:rsidRPr="007C7FAA" w:rsidRDefault="007C7FAA"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7C7FAA">
        <w:rPr>
          <w:rFonts w:ascii="Times New Roman" w:eastAsia="Times New Roman" w:hAnsi="Times New Roman" w:cs="Times New Roman"/>
          <w:b/>
          <w:bCs/>
          <w:kern w:val="0"/>
          <w:sz w:val="24"/>
          <w:szCs w:val="24"/>
          <w:lang w:eastAsia="en-IN"/>
          <w14:ligatures w14:val="none"/>
        </w:rPr>
        <w:t>Traditional Gym Systems</w:t>
      </w:r>
    </w:p>
    <w:p w14:paraId="61306C04" w14:textId="77777777" w:rsidR="007C7FAA" w:rsidRPr="007C7FAA" w:rsidRDefault="007C7FAA"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 xml:space="preserve">Traditional fitness </w:t>
      </w:r>
      <w:proofErr w:type="spellStart"/>
      <w:r w:rsidRPr="007C7FAA">
        <w:rPr>
          <w:rFonts w:ascii="Times New Roman" w:eastAsia="Times New Roman" w:hAnsi="Times New Roman" w:cs="Times New Roman"/>
          <w:kern w:val="0"/>
          <w:sz w:val="24"/>
          <w:szCs w:val="24"/>
          <w:lang w:eastAsia="en-IN"/>
          <w14:ligatures w14:val="none"/>
        </w:rPr>
        <w:t>centers</w:t>
      </w:r>
      <w:proofErr w:type="spellEnd"/>
      <w:r w:rsidRPr="007C7FAA">
        <w:rPr>
          <w:rFonts w:ascii="Times New Roman" w:eastAsia="Times New Roman" w:hAnsi="Times New Roman" w:cs="Times New Roman"/>
          <w:kern w:val="0"/>
          <w:sz w:val="24"/>
          <w:szCs w:val="24"/>
          <w:lang w:eastAsia="en-IN"/>
          <w14:ligatures w14:val="none"/>
        </w:rPr>
        <w:t xml:space="preserve"> provide professional guidance and access to fitness equipment.</w:t>
      </w:r>
    </w:p>
    <w:p w14:paraId="19ACB151" w14:textId="77777777" w:rsidR="007C7FAA" w:rsidRPr="007C7FAA" w:rsidRDefault="007C7FAA"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b/>
          <w:bCs/>
          <w:kern w:val="0"/>
          <w:sz w:val="24"/>
          <w:szCs w:val="24"/>
          <w:lang w:eastAsia="en-IN"/>
          <w14:ligatures w14:val="none"/>
        </w:rPr>
        <w:t>Advantages</w:t>
      </w:r>
    </w:p>
    <w:p w14:paraId="111B3E6E" w14:textId="77777777" w:rsidR="007C7FAA" w:rsidRPr="007C7FAA" w:rsidRDefault="007C7FAA">
      <w:pPr>
        <w:numPr>
          <w:ilvl w:val="0"/>
          <w:numId w:val="1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Professional supervision</w:t>
      </w:r>
    </w:p>
    <w:p w14:paraId="5D36B8CF" w14:textId="77777777" w:rsidR="007C7FAA" w:rsidRPr="007C7FAA" w:rsidRDefault="007C7FAA">
      <w:pPr>
        <w:numPr>
          <w:ilvl w:val="0"/>
          <w:numId w:val="1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Structured workout environment</w:t>
      </w:r>
    </w:p>
    <w:p w14:paraId="175CB58B" w14:textId="77777777" w:rsidR="007C7FAA" w:rsidRPr="007C7FAA" w:rsidRDefault="007C7FAA">
      <w:pPr>
        <w:numPr>
          <w:ilvl w:val="0"/>
          <w:numId w:val="1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Access to equipment</w:t>
      </w:r>
    </w:p>
    <w:p w14:paraId="5AAD4EE4" w14:textId="77777777" w:rsidR="007C7FAA" w:rsidRPr="007C7FAA" w:rsidRDefault="007C7FAA"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b/>
          <w:bCs/>
          <w:kern w:val="0"/>
          <w:sz w:val="24"/>
          <w:szCs w:val="24"/>
          <w:lang w:eastAsia="en-IN"/>
          <w14:ligatures w14:val="none"/>
        </w:rPr>
        <w:lastRenderedPageBreak/>
        <w:t>Limitations</w:t>
      </w:r>
    </w:p>
    <w:p w14:paraId="45B85FE9" w14:textId="77777777" w:rsidR="007C7FAA" w:rsidRPr="007C7FAA" w:rsidRDefault="007C7FAA">
      <w:pPr>
        <w:numPr>
          <w:ilvl w:val="0"/>
          <w:numId w:val="1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Fixed schedules</w:t>
      </w:r>
    </w:p>
    <w:p w14:paraId="4D445ABD" w14:textId="77777777" w:rsidR="007C7FAA" w:rsidRPr="007C7FAA" w:rsidRDefault="007C7FAA">
      <w:pPr>
        <w:numPr>
          <w:ilvl w:val="0"/>
          <w:numId w:val="1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High membership costs</w:t>
      </w:r>
    </w:p>
    <w:p w14:paraId="5259F07B" w14:textId="77777777" w:rsidR="007C7FAA" w:rsidRPr="007C7FAA" w:rsidRDefault="007C7FAA">
      <w:pPr>
        <w:numPr>
          <w:ilvl w:val="0"/>
          <w:numId w:val="1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Time-consuming travel requirements</w:t>
      </w:r>
    </w:p>
    <w:p w14:paraId="5F6B8722" w14:textId="77777777" w:rsidR="007C7FAA" w:rsidRPr="007C7FAA" w:rsidRDefault="007C7FAA"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7C7FAA">
        <w:rPr>
          <w:rFonts w:ascii="Times New Roman" w:eastAsia="Times New Roman" w:hAnsi="Times New Roman" w:cs="Times New Roman"/>
          <w:b/>
          <w:bCs/>
          <w:kern w:val="0"/>
          <w:sz w:val="24"/>
          <w:szCs w:val="24"/>
          <w:lang w:eastAsia="en-IN"/>
          <w14:ligatures w14:val="none"/>
        </w:rPr>
        <w:t>Online Fitness Applications</w:t>
      </w:r>
    </w:p>
    <w:p w14:paraId="3B2C0522" w14:textId="77777777" w:rsidR="007C7FAA" w:rsidRPr="007C7FAA" w:rsidRDefault="007C7FAA"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Many mobile applications provide exercise plans and fitness tracking features.</w:t>
      </w:r>
    </w:p>
    <w:p w14:paraId="22CDC4C4" w14:textId="77777777" w:rsidR="007C7FAA" w:rsidRPr="007C7FAA" w:rsidRDefault="007C7FAA"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b/>
          <w:bCs/>
          <w:kern w:val="0"/>
          <w:sz w:val="24"/>
          <w:szCs w:val="24"/>
          <w:lang w:eastAsia="en-IN"/>
          <w14:ligatures w14:val="none"/>
        </w:rPr>
        <w:t>Advantages</w:t>
      </w:r>
    </w:p>
    <w:p w14:paraId="4B025DC2" w14:textId="77777777" w:rsidR="007C7FAA" w:rsidRPr="007C7FAA" w:rsidRDefault="007C7FAA">
      <w:pPr>
        <w:numPr>
          <w:ilvl w:val="0"/>
          <w:numId w:val="1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Easy accessibility</w:t>
      </w:r>
    </w:p>
    <w:p w14:paraId="34D3AB0D" w14:textId="77777777" w:rsidR="007C7FAA" w:rsidRPr="007C7FAA" w:rsidRDefault="007C7FAA">
      <w:pPr>
        <w:numPr>
          <w:ilvl w:val="0"/>
          <w:numId w:val="1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Mobile-friendly interface</w:t>
      </w:r>
    </w:p>
    <w:p w14:paraId="3755E7D1" w14:textId="77777777" w:rsidR="007C7FAA" w:rsidRPr="007C7FAA" w:rsidRDefault="007C7FAA">
      <w:pPr>
        <w:numPr>
          <w:ilvl w:val="0"/>
          <w:numId w:val="1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Flexible workout schedules</w:t>
      </w:r>
    </w:p>
    <w:p w14:paraId="75AB0B73" w14:textId="77777777" w:rsidR="007C7FAA" w:rsidRPr="007C7FAA" w:rsidRDefault="007C7FAA"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b/>
          <w:bCs/>
          <w:kern w:val="0"/>
          <w:sz w:val="24"/>
          <w:szCs w:val="24"/>
          <w:lang w:eastAsia="en-IN"/>
          <w14:ligatures w14:val="none"/>
        </w:rPr>
        <w:t>Limitations</w:t>
      </w:r>
    </w:p>
    <w:p w14:paraId="3DE32267" w14:textId="77777777" w:rsidR="007C7FAA" w:rsidRPr="007C7FAA" w:rsidRDefault="007C7FAA">
      <w:pPr>
        <w:numPr>
          <w:ilvl w:val="0"/>
          <w:numId w:val="1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Limited integration of features</w:t>
      </w:r>
    </w:p>
    <w:p w14:paraId="4DABAB59" w14:textId="77777777" w:rsidR="007C7FAA" w:rsidRPr="007C7FAA" w:rsidRDefault="007C7FAA">
      <w:pPr>
        <w:numPr>
          <w:ilvl w:val="0"/>
          <w:numId w:val="1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Separate applications required</w:t>
      </w:r>
    </w:p>
    <w:p w14:paraId="4DD95EAE" w14:textId="77777777" w:rsidR="007C7FAA" w:rsidRPr="007C7FAA" w:rsidRDefault="007C7FAA">
      <w:pPr>
        <w:numPr>
          <w:ilvl w:val="0"/>
          <w:numId w:val="1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Premium content restrictions</w:t>
      </w:r>
    </w:p>
    <w:p w14:paraId="271221E3" w14:textId="77777777" w:rsidR="007C7FAA" w:rsidRPr="007C7FAA" w:rsidRDefault="007C7FAA"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7C7FAA">
        <w:rPr>
          <w:rFonts w:ascii="Times New Roman" w:eastAsia="Times New Roman" w:hAnsi="Times New Roman" w:cs="Times New Roman"/>
          <w:b/>
          <w:bCs/>
          <w:kern w:val="0"/>
          <w:sz w:val="24"/>
          <w:szCs w:val="24"/>
          <w:lang w:eastAsia="en-IN"/>
          <w14:ligatures w14:val="none"/>
        </w:rPr>
        <w:t>Video-Based Training Platforms</w:t>
      </w:r>
    </w:p>
    <w:p w14:paraId="7DAAD1C9" w14:textId="77777777" w:rsidR="007C7FAA" w:rsidRPr="007C7FAA" w:rsidRDefault="007C7FAA"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Online video platforms provide workout tutorials and exercise guidance.</w:t>
      </w:r>
    </w:p>
    <w:p w14:paraId="1D3F016F" w14:textId="77777777" w:rsidR="007C7FAA" w:rsidRPr="007C7FAA" w:rsidRDefault="007C7FAA"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b/>
          <w:bCs/>
          <w:kern w:val="0"/>
          <w:sz w:val="24"/>
          <w:szCs w:val="24"/>
          <w:lang w:eastAsia="en-IN"/>
          <w14:ligatures w14:val="none"/>
        </w:rPr>
        <w:t>Advantages</w:t>
      </w:r>
    </w:p>
    <w:p w14:paraId="1526CB14" w14:textId="77777777" w:rsidR="007C7FAA" w:rsidRPr="007C7FAA" w:rsidRDefault="007C7FAA">
      <w:pPr>
        <w:numPr>
          <w:ilvl w:val="0"/>
          <w:numId w:val="1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Free content availability</w:t>
      </w:r>
    </w:p>
    <w:p w14:paraId="0C498A3F" w14:textId="77777777" w:rsidR="007C7FAA" w:rsidRPr="007C7FAA" w:rsidRDefault="007C7FAA">
      <w:pPr>
        <w:numPr>
          <w:ilvl w:val="0"/>
          <w:numId w:val="1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Variety of workout options</w:t>
      </w:r>
    </w:p>
    <w:p w14:paraId="7C494D67" w14:textId="77777777" w:rsidR="007C7FAA" w:rsidRPr="007C7FAA" w:rsidRDefault="007C7FAA"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b/>
          <w:bCs/>
          <w:kern w:val="0"/>
          <w:sz w:val="24"/>
          <w:szCs w:val="24"/>
          <w:lang w:eastAsia="en-IN"/>
          <w14:ligatures w14:val="none"/>
        </w:rPr>
        <w:t>Limitations</w:t>
      </w:r>
    </w:p>
    <w:p w14:paraId="232B634D" w14:textId="77777777" w:rsidR="007C7FAA" w:rsidRPr="007C7FAA" w:rsidRDefault="007C7FAA">
      <w:pPr>
        <w:numPr>
          <w:ilvl w:val="0"/>
          <w:numId w:val="1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No progress tracking</w:t>
      </w:r>
    </w:p>
    <w:p w14:paraId="528D569D" w14:textId="77777777" w:rsidR="007C7FAA" w:rsidRPr="007C7FAA" w:rsidRDefault="007C7FAA">
      <w:pPr>
        <w:numPr>
          <w:ilvl w:val="0"/>
          <w:numId w:val="1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Lack of personalization</w:t>
      </w:r>
    </w:p>
    <w:p w14:paraId="1340B67B" w14:textId="77777777" w:rsidR="007C7FAA" w:rsidRPr="007C7FAA" w:rsidRDefault="007C7FAA">
      <w:pPr>
        <w:numPr>
          <w:ilvl w:val="0"/>
          <w:numId w:val="1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No centralized record management</w:t>
      </w:r>
    </w:p>
    <w:p w14:paraId="34A5404F" w14:textId="77777777" w:rsidR="007C7FAA" w:rsidRPr="007C7FAA" w:rsidRDefault="007C7FAA"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lastRenderedPageBreak/>
        <w:t>Existing systems provide useful services but fail to offer a complete fitness management solution.</w:t>
      </w:r>
    </w:p>
    <w:p w14:paraId="341605D9" w14:textId="77777777" w:rsidR="007C7FAA" w:rsidRPr="007C7FAA" w:rsidRDefault="007C7FAA"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7C7FAA">
        <w:rPr>
          <w:rFonts w:ascii="Times New Roman" w:eastAsia="Times New Roman" w:hAnsi="Times New Roman" w:cs="Times New Roman"/>
          <w:b/>
          <w:bCs/>
          <w:kern w:val="0"/>
          <w:sz w:val="28"/>
          <w:szCs w:val="28"/>
          <w:lang w:eastAsia="en-IN"/>
          <w14:ligatures w14:val="none"/>
        </w:rPr>
        <w:t>3.3 Limitations of Existing Systems</w:t>
      </w:r>
    </w:p>
    <w:p w14:paraId="4BEB24CE" w14:textId="77777777" w:rsidR="007C7FAA" w:rsidRPr="007C7FAA" w:rsidRDefault="007C7FAA"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The study of existing fitness systems identified the following limitations:</w:t>
      </w:r>
    </w:p>
    <w:p w14:paraId="16EFDDE9" w14:textId="77777777" w:rsidR="007C7FAA" w:rsidRPr="007C7FAA" w:rsidRDefault="007C7FAA">
      <w:pPr>
        <w:numPr>
          <w:ilvl w:val="0"/>
          <w:numId w:val="2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Lack of centralized fitness management</w:t>
      </w:r>
    </w:p>
    <w:p w14:paraId="0B20FCC7" w14:textId="77777777" w:rsidR="007C7FAA" w:rsidRPr="007C7FAA" w:rsidRDefault="007C7FAA">
      <w:pPr>
        <w:numPr>
          <w:ilvl w:val="0"/>
          <w:numId w:val="2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Limited personalization</w:t>
      </w:r>
    </w:p>
    <w:p w14:paraId="0B8E1C90" w14:textId="77777777" w:rsidR="007C7FAA" w:rsidRPr="007C7FAA" w:rsidRDefault="007C7FAA">
      <w:pPr>
        <w:numPr>
          <w:ilvl w:val="0"/>
          <w:numId w:val="2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Inadequate progress tracking</w:t>
      </w:r>
    </w:p>
    <w:p w14:paraId="65EA719D" w14:textId="77777777" w:rsidR="007C7FAA" w:rsidRPr="007C7FAA" w:rsidRDefault="007C7FAA">
      <w:pPr>
        <w:numPr>
          <w:ilvl w:val="0"/>
          <w:numId w:val="2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Poor data persistence</w:t>
      </w:r>
    </w:p>
    <w:p w14:paraId="6E1581CD" w14:textId="77777777" w:rsidR="007C7FAA" w:rsidRPr="007C7FAA" w:rsidRDefault="007C7FAA">
      <w:pPr>
        <w:numPr>
          <w:ilvl w:val="0"/>
          <w:numId w:val="2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Complex user interfaces</w:t>
      </w:r>
    </w:p>
    <w:p w14:paraId="4A2199A5" w14:textId="77777777" w:rsidR="007C7FAA" w:rsidRPr="007C7FAA" w:rsidRDefault="007C7FAA">
      <w:pPr>
        <w:numPr>
          <w:ilvl w:val="0"/>
          <w:numId w:val="2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Expensive premium subscriptions</w:t>
      </w:r>
    </w:p>
    <w:p w14:paraId="061038AB" w14:textId="77777777" w:rsidR="007C7FAA" w:rsidRPr="007C7FAA" w:rsidRDefault="007C7FAA">
      <w:pPr>
        <w:numPr>
          <w:ilvl w:val="0"/>
          <w:numId w:val="2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Limited administrative controls</w:t>
      </w:r>
    </w:p>
    <w:p w14:paraId="375AB6E9" w14:textId="77777777" w:rsidR="007C7FAA" w:rsidRPr="007C7FAA" w:rsidRDefault="007C7FAA">
      <w:pPr>
        <w:numPr>
          <w:ilvl w:val="0"/>
          <w:numId w:val="2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Lack of integration among fitness services</w:t>
      </w:r>
    </w:p>
    <w:p w14:paraId="2E27EABA" w14:textId="77777777" w:rsidR="007C7FAA" w:rsidRPr="007C7FAA" w:rsidRDefault="007C7FAA"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These limitations highlight the need for a unified and user-friendly platform.</w:t>
      </w:r>
    </w:p>
    <w:p w14:paraId="4E206C35" w14:textId="77777777" w:rsidR="007C7FAA" w:rsidRPr="007C7FAA" w:rsidRDefault="007C7FAA"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7C7FAA">
        <w:rPr>
          <w:rFonts w:ascii="Times New Roman" w:eastAsia="Times New Roman" w:hAnsi="Times New Roman" w:cs="Times New Roman"/>
          <w:b/>
          <w:bCs/>
          <w:kern w:val="0"/>
          <w:sz w:val="28"/>
          <w:szCs w:val="28"/>
          <w:lang w:eastAsia="en-IN"/>
          <w14:ligatures w14:val="none"/>
        </w:rPr>
        <w:t>3.4 Proposed System</w:t>
      </w:r>
    </w:p>
    <w:p w14:paraId="4CE3FE53" w14:textId="77777777" w:rsidR="007C7FAA" w:rsidRPr="007C7FAA" w:rsidRDefault="007C7FAA"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FITLIFE is designed as an integrated web-based fitness management platform.</w:t>
      </w:r>
    </w:p>
    <w:p w14:paraId="61A0A485" w14:textId="77777777" w:rsidR="007C7FAA" w:rsidRPr="007C7FAA" w:rsidRDefault="007C7FAA"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The system provides:</w:t>
      </w:r>
    </w:p>
    <w:p w14:paraId="6AD47182" w14:textId="77777777" w:rsidR="007C7FAA" w:rsidRPr="007C7FAA" w:rsidRDefault="007C7FAA">
      <w:pPr>
        <w:numPr>
          <w:ilvl w:val="0"/>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User Registration</w:t>
      </w:r>
    </w:p>
    <w:p w14:paraId="73137758" w14:textId="77777777" w:rsidR="007C7FAA" w:rsidRPr="007C7FAA" w:rsidRDefault="007C7FAA">
      <w:pPr>
        <w:numPr>
          <w:ilvl w:val="0"/>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Workout Plan Access</w:t>
      </w:r>
    </w:p>
    <w:p w14:paraId="4CD65332" w14:textId="77777777" w:rsidR="007C7FAA" w:rsidRPr="007C7FAA" w:rsidRDefault="007C7FAA">
      <w:pPr>
        <w:numPr>
          <w:ilvl w:val="0"/>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Dashboard Management</w:t>
      </w:r>
    </w:p>
    <w:p w14:paraId="5542721D" w14:textId="77777777" w:rsidR="007C7FAA" w:rsidRPr="007C7FAA" w:rsidRDefault="007C7FAA">
      <w:pPr>
        <w:numPr>
          <w:ilvl w:val="0"/>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BMI Calculation</w:t>
      </w:r>
    </w:p>
    <w:p w14:paraId="7120B147" w14:textId="77777777" w:rsidR="007C7FAA" w:rsidRPr="007C7FAA" w:rsidRDefault="007C7FAA">
      <w:pPr>
        <w:numPr>
          <w:ilvl w:val="0"/>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Water Intake Tracking</w:t>
      </w:r>
    </w:p>
    <w:p w14:paraId="0E3DDC78" w14:textId="77777777" w:rsidR="007C7FAA" w:rsidRPr="007C7FAA" w:rsidRDefault="007C7FAA">
      <w:pPr>
        <w:numPr>
          <w:ilvl w:val="0"/>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Progress Monitoring</w:t>
      </w:r>
    </w:p>
    <w:p w14:paraId="763F9BD1" w14:textId="77777777" w:rsidR="007C7FAA" w:rsidRPr="007C7FAA" w:rsidRDefault="007C7FAA">
      <w:pPr>
        <w:numPr>
          <w:ilvl w:val="0"/>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Payment Verification</w:t>
      </w:r>
    </w:p>
    <w:p w14:paraId="014991EC" w14:textId="77777777" w:rsidR="007C7FAA" w:rsidRPr="007C7FAA" w:rsidRDefault="007C7FAA">
      <w:pPr>
        <w:numPr>
          <w:ilvl w:val="0"/>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Firebase Database Integration</w:t>
      </w:r>
    </w:p>
    <w:p w14:paraId="7E6FBAE9" w14:textId="77777777" w:rsidR="007C7FAA" w:rsidRPr="007C7FAA" w:rsidRDefault="007C7FAA">
      <w:pPr>
        <w:numPr>
          <w:ilvl w:val="0"/>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Administrative Management</w:t>
      </w:r>
    </w:p>
    <w:p w14:paraId="1F6274FC" w14:textId="77777777" w:rsidR="007C7FAA" w:rsidRPr="007C7FAA" w:rsidRDefault="007C7FAA"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Users can register, select workout plans, monitor fitness activities, and retrieve previously saved information through cloud storage.</w:t>
      </w:r>
    </w:p>
    <w:p w14:paraId="1F2E9BA0" w14:textId="77777777" w:rsidR="007C7FAA" w:rsidRPr="007C7FAA" w:rsidRDefault="007C7FAA"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lastRenderedPageBreak/>
        <w:t>Administrators can manage users, verify subscriptions, and monitor system activities through a dedicated dashboard.</w:t>
      </w:r>
    </w:p>
    <w:p w14:paraId="2C1181B6" w14:textId="4B2846D4" w:rsidR="007C7FAA" w:rsidRPr="007C7FAA" w:rsidRDefault="007C7FAA"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7C7FAA">
        <w:rPr>
          <w:rFonts w:ascii="Times New Roman" w:eastAsia="Times New Roman" w:hAnsi="Times New Roman" w:cs="Times New Roman"/>
          <w:b/>
          <w:bCs/>
          <w:kern w:val="0"/>
          <w:sz w:val="28"/>
          <w:szCs w:val="28"/>
          <w:lang w:eastAsia="en-IN"/>
          <w14:ligatures w14:val="none"/>
        </w:rPr>
        <w:t>3.</w:t>
      </w:r>
      <w:r w:rsidR="00CA04FC">
        <w:rPr>
          <w:rFonts w:ascii="Times New Roman" w:eastAsia="Times New Roman" w:hAnsi="Times New Roman" w:cs="Times New Roman"/>
          <w:b/>
          <w:bCs/>
          <w:kern w:val="0"/>
          <w:sz w:val="28"/>
          <w:szCs w:val="28"/>
          <w:lang w:eastAsia="en-IN"/>
          <w14:ligatures w14:val="none"/>
        </w:rPr>
        <w:t>5</w:t>
      </w:r>
      <w:r w:rsidRPr="007C7FAA">
        <w:rPr>
          <w:rFonts w:ascii="Times New Roman" w:eastAsia="Times New Roman" w:hAnsi="Times New Roman" w:cs="Times New Roman"/>
          <w:b/>
          <w:bCs/>
          <w:kern w:val="0"/>
          <w:sz w:val="28"/>
          <w:szCs w:val="28"/>
          <w:lang w:eastAsia="en-IN"/>
          <w14:ligatures w14:val="none"/>
        </w:rPr>
        <w:t xml:space="preserve"> Feasibility Study</w:t>
      </w:r>
    </w:p>
    <w:p w14:paraId="36A9EF65" w14:textId="77777777" w:rsidR="007C7FAA" w:rsidRPr="007C7FAA" w:rsidRDefault="007C7FAA"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A feasibility study was conducted to determine whether the proposed system could be implemented successfully.</w:t>
      </w:r>
    </w:p>
    <w:p w14:paraId="3051CC16" w14:textId="1346522C" w:rsidR="007C7FAA" w:rsidRPr="007C7FAA" w:rsidRDefault="007C7FAA" w:rsidP="00F61D55">
      <w:pPr>
        <w:spacing w:before="100" w:beforeAutospacing="1" w:after="100" w:afterAutospacing="1" w:line="360" w:lineRule="auto"/>
        <w:jc w:val="both"/>
        <w:outlineLvl w:val="2"/>
        <w:rPr>
          <w:rFonts w:ascii="Times New Roman" w:eastAsia="Times New Roman" w:hAnsi="Times New Roman" w:cs="Times New Roman"/>
          <w:kern w:val="0"/>
          <w:sz w:val="28"/>
          <w:szCs w:val="28"/>
          <w:lang w:eastAsia="en-IN"/>
          <w14:ligatures w14:val="none"/>
        </w:rPr>
      </w:pPr>
      <w:r w:rsidRPr="007C7FAA">
        <w:rPr>
          <w:rFonts w:ascii="Times New Roman" w:eastAsia="Times New Roman" w:hAnsi="Times New Roman" w:cs="Times New Roman"/>
          <w:kern w:val="0"/>
          <w:sz w:val="28"/>
          <w:szCs w:val="28"/>
          <w:lang w:eastAsia="en-IN"/>
          <w14:ligatures w14:val="none"/>
        </w:rPr>
        <w:t>3.</w:t>
      </w:r>
      <w:r w:rsidR="00CA04FC">
        <w:rPr>
          <w:rFonts w:ascii="Times New Roman" w:eastAsia="Times New Roman" w:hAnsi="Times New Roman" w:cs="Times New Roman"/>
          <w:kern w:val="0"/>
          <w:sz w:val="28"/>
          <w:szCs w:val="28"/>
          <w:lang w:eastAsia="en-IN"/>
          <w14:ligatures w14:val="none"/>
        </w:rPr>
        <w:t>5</w:t>
      </w:r>
      <w:r w:rsidRPr="007C7FAA">
        <w:rPr>
          <w:rFonts w:ascii="Times New Roman" w:eastAsia="Times New Roman" w:hAnsi="Times New Roman" w:cs="Times New Roman"/>
          <w:kern w:val="0"/>
          <w:sz w:val="28"/>
          <w:szCs w:val="28"/>
          <w:lang w:eastAsia="en-IN"/>
          <w14:ligatures w14:val="none"/>
        </w:rPr>
        <w:t>.1 Technical Feasibility</w:t>
      </w:r>
    </w:p>
    <w:p w14:paraId="4D0F2C07" w14:textId="77777777" w:rsidR="007C7FAA" w:rsidRPr="007C7FAA" w:rsidRDefault="007C7FAA"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The project uses modern web technologies including:</w:t>
      </w:r>
    </w:p>
    <w:p w14:paraId="5A18DFAF" w14:textId="77777777" w:rsidR="007C7FAA" w:rsidRPr="007C7FAA" w:rsidRDefault="007C7FAA">
      <w:pPr>
        <w:numPr>
          <w:ilvl w:val="0"/>
          <w:numId w:val="2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HTML5</w:t>
      </w:r>
    </w:p>
    <w:p w14:paraId="074A1FEF" w14:textId="77777777" w:rsidR="007C7FAA" w:rsidRPr="007C7FAA" w:rsidRDefault="007C7FAA">
      <w:pPr>
        <w:numPr>
          <w:ilvl w:val="0"/>
          <w:numId w:val="2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CSS3</w:t>
      </w:r>
    </w:p>
    <w:p w14:paraId="41B7C1C1" w14:textId="77777777" w:rsidR="007C7FAA" w:rsidRPr="007C7FAA" w:rsidRDefault="007C7FAA">
      <w:pPr>
        <w:numPr>
          <w:ilvl w:val="0"/>
          <w:numId w:val="2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JavaScript</w:t>
      </w:r>
    </w:p>
    <w:p w14:paraId="4190F037" w14:textId="77777777" w:rsidR="007C7FAA" w:rsidRPr="007C7FAA" w:rsidRDefault="007C7FAA">
      <w:pPr>
        <w:numPr>
          <w:ilvl w:val="0"/>
          <w:numId w:val="2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 xml:space="preserve">Firebase </w:t>
      </w:r>
      <w:proofErr w:type="spellStart"/>
      <w:r w:rsidRPr="007C7FAA">
        <w:rPr>
          <w:rFonts w:ascii="Times New Roman" w:eastAsia="Times New Roman" w:hAnsi="Times New Roman" w:cs="Times New Roman"/>
          <w:kern w:val="0"/>
          <w:sz w:val="24"/>
          <w:szCs w:val="24"/>
          <w:lang w:eastAsia="en-IN"/>
          <w14:ligatures w14:val="none"/>
        </w:rPr>
        <w:t>Firestore</w:t>
      </w:r>
      <w:proofErr w:type="spellEnd"/>
    </w:p>
    <w:p w14:paraId="705C456B" w14:textId="77777777" w:rsidR="007C7FAA" w:rsidRPr="007C7FAA" w:rsidRDefault="007C7FAA">
      <w:pPr>
        <w:numPr>
          <w:ilvl w:val="0"/>
          <w:numId w:val="2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GitHub Pages</w:t>
      </w:r>
    </w:p>
    <w:p w14:paraId="1EE0191A" w14:textId="77777777" w:rsidR="007C7FAA" w:rsidRPr="007C7FAA" w:rsidRDefault="007C7FAA"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These technologies are widely available, scalable, and suitable for web-based application development.</w:t>
      </w:r>
    </w:p>
    <w:p w14:paraId="162FBE68" w14:textId="09CF385C" w:rsidR="007C7FAA" w:rsidRPr="007C7FAA" w:rsidRDefault="007C7FAA" w:rsidP="00F61D55">
      <w:pPr>
        <w:spacing w:before="100" w:beforeAutospacing="1" w:after="100" w:afterAutospacing="1" w:line="360" w:lineRule="auto"/>
        <w:jc w:val="both"/>
        <w:outlineLvl w:val="2"/>
        <w:rPr>
          <w:rFonts w:ascii="Times New Roman" w:eastAsia="Times New Roman" w:hAnsi="Times New Roman" w:cs="Times New Roman"/>
          <w:kern w:val="0"/>
          <w:sz w:val="28"/>
          <w:szCs w:val="28"/>
          <w:lang w:eastAsia="en-IN"/>
          <w14:ligatures w14:val="none"/>
        </w:rPr>
      </w:pPr>
      <w:r w:rsidRPr="007C7FAA">
        <w:rPr>
          <w:rFonts w:ascii="Times New Roman" w:eastAsia="Times New Roman" w:hAnsi="Times New Roman" w:cs="Times New Roman"/>
          <w:kern w:val="0"/>
          <w:sz w:val="28"/>
          <w:szCs w:val="28"/>
          <w:lang w:eastAsia="en-IN"/>
          <w14:ligatures w14:val="none"/>
        </w:rPr>
        <w:t>3.</w:t>
      </w:r>
      <w:r w:rsidR="00CA04FC">
        <w:rPr>
          <w:rFonts w:ascii="Times New Roman" w:eastAsia="Times New Roman" w:hAnsi="Times New Roman" w:cs="Times New Roman"/>
          <w:kern w:val="0"/>
          <w:sz w:val="28"/>
          <w:szCs w:val="28"/>
          <w:lang w:eastAsia="en-IN"/>
          <w14:ligatures w14:val="none"/>
        </w:rPr>
        <w:t>5</w:t>
      </w:r>
      <w:r w:rsidRPr="007C7FAA">
        <w:rPr>
          <w:rFonts w:ascii="Times New Roman" w:eastAsia="Times New Roman" w:hAnsi="Times New Roman" w:cs="Times New Roman"/>
          <w:kern w:val="0"/>
          <w:sz w:val="28"/>
          <w:szCs w:val="28"/>
          <w:lang w:eastAsia="en-IN"/>
          <w14:ligatures w14:val="none"/>
        </w:rPr>
        <w:t>.2 Economic Feasibility</w:t>
      </w:r>
    </w:p>
    <w:p w14:paraId="40A86BF4" w14:textId="77777777" w:rsidR="007C7FAA" w:rsidRPr="007C7FAA" w:rsidRDefault="007C7FAA"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The project is economically feasible because:</w:t>
      </w:r>
    </w:p>
    <w:p w14:paraId="1842571F" w14:textId="77777777" w:rsidR="007C7FAA" w:rsidRPr="007C7FAA" w:rsidRDefault="007C7FAA">
      <w:pPr>
        <w:numPr>
          <w:ilvl w:val="0"/>
          <w:numId w:val="2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Open-source development tools are used.</w:t>
      </w:r>
    </w:p>
    <w:p w14:paraId="4414EDD1" w14:textId="77777777" w:rsidR="007C7FAA" w:rsidRPr="007C7FAA" w:rsidRDefault="007C7FAA">
      <w:pPr>
        <w:numPr>
          <w:ilvl w:val="0"/>
          <w:numId w:val="2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Firebase provides a free usage tier.</w:t>
      </w:r>
    </w:p>
    <w:p w14:paraId="71F4558C" w14:textId="77777777" w:rsidR="007C7FAA" w:rsidRPr="007C7FAA" w:rsidRDefault="007C7FAA">
      <w:pPr>
        <w:numPr>
          <w:ilvl w:val="0"/>
          <w:numId w:val="2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GitHub Pages offers free hosting.</w:t>
      </w:r>
    </w:p>
    <w:p w14:paraId="4582C7E8" w14:textId="77777777" w:rsidR="007C7FAA" w:rsidRPr="007C7FAA" w:rsidRDefault="007C7FAA">
      <w:pPr>
        <w:numPr>
          <w:ilvl w:val="0"/>
          <w:numId w:val="2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No dedicated server infrastructure is required.</w:t>
      </w:r>
    </w:p>
    <w:p w14:paraId="453BE66C" w14:textId="5C55154D" w:rsidR="007C7FAA" w:rsidRPr="007C7FAA" w:rsidRDefault="007C7FAA" w:rsidP="00F61D55">
      <w:pPr>
        <w:spacing w:before="100" w:beforeAutospacing="1" w:after="100" w:afterAutospacing="1" w:line="360" w:lineRule="auto"/>
        <w:jc w:val="both"/>
        <w:outlineLvl w:val="2"/>
        <w:rPr>
          <w:rFonts w:ascii="Times New Roman" w:eastAsia="Times New Roman" w:hAnsi="Times New Roman" w:cs="Times New Roman"/>
          <w:kern w:val="0"/>
          <w:sz w:val="28"/>
          <w:szCs w:val="28"/>
          <w:lang w:eastAsia="en-IN"/>
          <w14:ligatures w14:val="none"/>
        </w:rPr>
      </w:pPr>
      <w:r w:rsidRPr="007C7FAA">
        <w:rPr>
          <w:rFonts w:ascii="Times New Roman" w:eastAsia="Times New Roman" w:hAnsi="Times New Roman" w:cs="Times New Roman"/>
          <w:kern w:val="0"/>
          <w:sz w:val="28"/>
          <w:szCs w:val="28"/>
          <w:lang w:eastAsia="en-IN"/>
          <w14:ligatures w14:val="none"/>
        </w:rPr>
        <w:t>3.</w:t>
      </w:r>
      <w:r w:rsidR="00CA04FC">
        <w:rPr>
          <w:rFonts w:ascii="Times New Roman" w:eastAsia="Times New Roman" w:hAnsi="Times New Roman" w:cs="Times New Roman"/>
          <w:kern w:val="0"/>
          <w:sz w:val="28"/>
          <w:szCs w:val="28"/>
          <w:lang w:eastAsia="en-IN"/>
          <w14:ligatures w14:val="none"/>
        </w:rPr>
        <w:t>5</w:t>
      </w:r>
      <w:r w:rsidRPr="007C7FAA">
        <w:rPr>
          <w:rFonts w:ascii="Times New Roman" w:eastAsia="Times New Roman" w:hAnsi="Times New Roman" w:cs="Times New Roman"/>
          <w:kern w:val="0"/>
          <w:sz w:val="28"/>
          <w:szCs w:val="28"/>
          <w:lang w:eastAsia="en-IN"/>
          <w14:ligatures w14:val="none"/>
        </w:rPr>
        <w:t>.3 Operational Feasibility</w:t>
      </w:r>
    </w:p>
    <w:p w14:paraId="2603A097" w14:textId="77777777" w:rsidR="007C7FAA" w:rsidRPr="007C7FAA" w:rsidRDefault="007C7FAA"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The system is operationally feasible because it provides:</w:t>
      </w:r>
    </w:p>
    <w:p w14:paraId="74349526" w14:textId="77777777" w:rsidR="007C7FAA" w:rsidRPr="007C7FAA" w:rsidRDefault="007C7FAA">
      <w:pPr>
        <w:numPr>
          <w:ilvl w:val="0"/>
          <w:numId w:val="2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Easy navigation</w:t>
      </w:r>
    </w:p>
    <w:p w14:paraId="204AB9E9" w14:textId="77777777" w:rsidR="007C7FAA" w:rsidRPr="007C7FAA" w:rsidRDefault="007C7FAA">
      <w:pPr>
        <w:numPr>
          <w:ilvl w:val="0"/>
          <w:numId w:val="2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User-friendly interfaces</w:t>
      </w:r>
    </w:p>
    <w:p w14:paraId="7FEAB3BE" w14:textId="712FB059" w:rsidR="00CA04FC" w:rsidRPr="00CA04FC" w:rsidRDefault="007C7FAA">
      <w:pPr>
        <w:numPr>
          <w:ilvl w:val="0"/>
          <w:numId w:val="2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C7FAA">
        <w:rPr>
          <w:rFonts w:ascii="Times New Roman" w:eastAsia="Times New Roman" w:hAnsi="Times New Roman" w:cs="Times New Roman"/>
          <w:kern w:val="0"/>
          <w:sz w:val="24"/>
          <w:szCs w:val="24"/>
          <w:lang w:eastAsia="en-IN"/>
          <w14:ligatures w14:val="none"/>
        </w:rPr>
        <w:t>Responsive design</w:t>
      </w:r>
      <w:bookmarkStart w:id="36" w:name="_Toc231838949"/>
    </w:p>
    <w:p w14:paraId="409F2EE4" w14:textId="6AB369B2" w:rsidR="00DA2DAE" w:rsidRPr="00DA2DAE" w:rsidRDefault="00DA2DAE" w:rsidP="00F61D55">
      <w:pPr>
        <w:spacing w:before="100" w:beforeAutospacing="1" w:after="100" w:afterAutospacing="1" w:line="360" w:lineRule="auto"/>
        <w:jc w:val="center"/>
        <w:outlineLvl w:val="0"/>
        <w:rPr>
          <w:rFonts w:ascii="Times New Roman" w:eastAsia="Times New Roman" w:hAnsi="Times New Roman" w:cs="Times New Roman"/>
          <w:b/>
          <w:bCs/>
          <w:kern w:val="36"/>
          <w:sz w:val="32"/>
          <w:szCs w:val="32"/>
          <w:lang w:eastAsia="en-IN"/>
          <w14:ligatures w14:val="none"/>
        </w:rPr>
      </w:pPr>
      <w:r w:rsidRPr="00DA2DAE">
        <w:rPr>
          <w:rFonts w:ascii="Times New Roman" w:eastAsia="Times New Roman" w:hAnsi="Times New Roman" w:cs="Times New Roman"/>
          <w:b/>
          <w:bCs/>
          <w:kern w:val="36"/>
          <w:sz w:val="32"/>
          <w:szCs w:val="32"/>
          <w:lang w:eastAsia="en-IN"/>
          <w14:ligatures w14:val="none"/>
        </w:rPr>
        <w:lastRenderedPageBreak/>
        <w:t>CHAPTER 4</w:t>
      </w:r>
      <w:bookmarkEnd w:id="36"/>
    </w:p>
    <w:p w14:paraId="35D6ADC8" w14:textId="77777777" w:rsidR="00DA2DAE" w:rsidRPr="00DA2DAE" w:rsidRDefault="00DA2DAE" w:rsidP="00F61D55">
      <w:pPr>
        <w:spacing w:before="100" w:beforeAutospacing="1" w:after="100" w:afterAutospacing="1" w:line="360" w:lineRule="auto"/>
        <w:jc w:val="center"/>
        <w:outlineLvl w:val="0"/>
        <w:rPr>
          <w:rFonts w:ascii="Times New Roman" w:eastAsia="Times New Roman" w:hAnsi="Times New Roman" w:cs="Times New Roman"/>
          <w:b/>
          <w:bCs/>
          <w:kern w:val="36"/>
          <w:sz w:val="32"/>
          <w:szCs w:val="32"/>
          <w:lang w:eastAsia="en-IN"/>
          <w14:ligatures w14:val="none"/>
        </w:rPr>
      </w:pPr>
      <w:bookmarkStart w:id="37" w:name="_Toc231838950"/>
      <w:r w:rsidRPr="00DA2DAE">
        <w:rPr>
          <w:rFonts w:ascii="Times New Roman" w:eastAsia="Times New Roman" w:hAnsi="Times New Roman" w:cs="Times New Roman"/>
          <w:b/>
          <w:bCs/>
          <w:kern w:val="36"/>
          <w:sz w:val="32"/>
          <w:szCs w:val="32"/>
          <w:lang w:eastAsia="en-IN"/>
          <w14:ligatures w14:val="none"/>
        </w:rPr>
        <w:t>SYSTEM REQUIREMENTS</w:t>
      </w:r>
      <w:bookmarkEnd w:id="37"/>
    </w:p>
    <w:p w14:paraId="77B8A066" w14:textId="72DD9FD3" w:rsidR="00DA2DAE" w:rsidRPr="00DA2DAE" w:rsidRDefault="00DA2DAE"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A2DAE">
        <w:rPr>
          <w:rFonts w:ascii="Times New Roman" w:eastAsia="Times New Roman" w:hAnsi="Times New Roman" w:cs="Times New Roman"/>
          <w:b/>
          <w:bCs/>
          <w:kern w:val="0"/>
          <w:sz w:val="28"/>
          <w:szCs w:val="28"/>
          <w:lang w:eastAsia="en-IN"/>
          <w14:ligatures w14:val="none"/>
        </w:rPr>
        <w:t>4.</w:t>
      </w:r>
      <w:r w:rsidR="00CA04FC">
        <w:rPr>
          <w:rFonts w:ascii="Times New Roman" w:eastAsia="Times New Roman" w:hAnsi="Times New Roman" w:cs="Times New Roman"/>
          <w:b/>
          <w:bCs/>
          <w:kern w:val="0"/>
          <w:sz w:val="28"/>
          <w:szCs w:val="28"/>
          <w:lang w:eastAsia="en-IN"/>
          <w14:ligatures w14:val="none"/>
        </w:rPr>
        <w:t xml:space="preserve">1 </w:t>
      </w:r>
      <w:r w:rsidRPr="00DA2DAE">
        <w:rPr>
          <w:rFonts w:ascii="Times New Roman" w:eastAsia="Times New Roman" w:hAnsi="Times New Roman" w:cs="Times New Roman"/>
          <w:b/>
          <w:bCs/>
          <w:kern w:val="0"/>
          <w:sz w:val="28"/>
          <w:szCs w:val="28"/>
          <w:lang w:eastAsia="en-IN"/>
          <w14:ligatures w14:val="none"/>
        </w:rPr>
        <w:t>Functional Requirements</w:t>
      </w:r>
    </w:p>
    <w:p w14:paraId="00EE5EEC"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Functional requirements describe the major services provided by the system.</w:t>
      </w:r>
    </w:p>
    <w:p w14:paraId="53BC2C92"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User Registration Module</w:t>
      </w:r>
    </w:p>
    <w:p w14:paraId="7506B6A7"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 xml:space="preserve">The system allows users to create profiles by entering personal details and selecting a workout plan. User information is stored securely in Firebase </w:t>
      </w:r>
      <w:proofErr w:type="spellStart"/>
      <w:r w:rsidRPr="00DA2DAE">
        <w:rPr>
          <w:rFonts w:ascii="Times New Roman" w:eastAsia="Times New Roman" w:hAnsi="Times New Roman" w:cs="Times New Roman"/>
          <w:kern w:val="0"/>
          <w:sz w:val="24"/>
          <w:szCs w:val="24"/>
          <w:lang w:eastAsia="en-IN"/>
          <w14:ligatures w14:val="none"/>
        </w:rPr>
        <w:t>Firestore</w:t>
      </w:r>
      <w:proofErr w:type="spellEnd"/>
      <w:r w:rsidRPr="00DA2DAE">
        <w:rPr>
          <w:rFonts w:ascii="Times New Roman" w:eastAsia="Times New Roman" w:hAnsi="Times New Roman" w:cs="Times New Roman"/>
          <w:kern w:val="0"/>
          <w:sz w:val="24"/>
          <w:szCs w:val="24"/>
          <w:lang w:eastAsia="en-IN"/>
          <w14:ligatures w14:val="none"/>
        </w:rPr>
        <w:t>.</w:t>
      </w:r>
    </w:p>
    <w:p w14:paraId="1D9A1344"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Login and Re-login Module</w:t>
      </w:r>
    </w:p>
    <w:p w14:paraId="3AE1CF13"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Registered users can retrieve their stored information, selected plans, and fitness progress through email-based identification.</w:t>
      </w:r>
    </w:p>
    <w:p w14:paraId="03D1EEA9"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Workout Plan Module</w:t>
      </w:r>
    </w:p>
    <w:p w14:paraId="27BD8C4F"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The system provides Free and Standard workout plans containing structured exercises and fitness guidance.</w:t>
      </w:r>
    </w:p>
    <w:p w14:paraId="2DBC6E0B"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Dashboard Module</w:t>
      </w:r>
    </w:p>
    <w:p w14:paraId="30D67071"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The dashboard displays:</w:t>
      </w:r>
    </w:p>
    <w:p w14:paraId="2DA46DBA" w14:textId="77777777" w:rsidR="00DA2DAE" w:rsidRPr="00DA2DAE" w:rsidRDefault="00DA2DAE">
      <w:pPr>
        <w:numPr>
          <w:ilvl w:val="0"/>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User Profile Information</w:t>
      </w:r>
    </w:p>
    <w:p w14:paraId="181247C6" w14:textId="77777777" w:rsidR="00DA2DAE" w:rsidRPr="00DA2DAE" w:rsidRDefault="00DA2DAE">
      <w:pPr>
        <w:numPr>
          <w:ilvl w:val="0"/>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Active Workout Plan</w:t>
      </w:r>
    </w:p>
    <w:p w14:paraId="10582A2F" w14:textId="77777777" w:rsidR="00DA2DAE" w:rsidRPr="00DA2DAE" w:rsidRDefault="00DA2DAE">
      <w:pPr>
        <w:numPr>
          <w:ilvl w:val="0"/>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Workout Progress</w:t>
      </w:r>
    </w:p>
    <w:p w14:paraId="215709D8" w14:textId="77777777" w:rsidR="00DA2DAE" w:rsidRPr="00DA2DAE" w:rsidRDefault="00DA2DAE">
      <w:pPr>
        <w:numPr>
          <w:ilvl w:val="0"/>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Water Intake Progress</w:t>
      </w:r>
    </w:p>
    <w:p w14:paraId="232162DC" w14:textId="77777777" w:rsidR="00DA2DAE" w:rsidRPr="00DA2DAE" w:rsidRDefault="00DA2DAE">
      <w:pPr>
        <w:numPr>
          <w:ilvl w:val="0"/>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BMI Information</w:t>
      </w:r>
    </w:p>
    <w:p w14:paraId="52DA5F06"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BMI Calculator Module</w:t>
      </w:r>
    </w:p>
    <w:p w14:paraId="1E7C3F80"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Users can enter height and weight to calculate BMI and view their fitness category.</w:t>
      </w:r>
    </w:p>
    <w:p w14:paraId="1F9CCE92"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Water Intake Tracker Module</w:t>
      </w:r>
    </w:p>
    <w:p w14:paraId="5DAD6BF0"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lastRenderedPageBreak/>
        <w:t>The tracker records daily water consumption and displays hydration progress.</w:t>
      </w:r>
    </w:p>
    <w:p w14:paraId="6112B92B"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Payment Verification Module</w:t>
      </w:r>
    </w:p>
    <w:p w14:paraId="26567E70"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The system supports subscription activation through:</w:t>
      </w:r>
    </w:p>
    <w:p w14:paraId="5F3D6407" w14:textId="77777777" w:rsidR="00DA2DAE" w:rsidRPr="00DA2DAE" w:rsidRDefault="00DA2DAE">
      <w:pPr>
        <w:numPr>
          <w:ilvl w:val="0"/>
          <w:numId w:val="2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UPI Payments</w:t>
      </w:r>
    </w:p>
    <w:p w14:paraId="51335C79" w14:textId="77777777" w:rsidR="00DA2DAE" w:rsidRPr="00DA2DAE" w:rsidRDefault="00DA2DAE">
      <w:pPr>
        <w:numPr>
          <w:ilvl w:val="0"/>
          <w:numId w:val="2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QR Code Payments</w:t>
      </w:r>
    </w:p>
    <w:p w14:paraId="3A6F786E" w14:textId="77777777" w:rsidR="00DA2DAE" w:rsidRPr="00DA2DAE" w:rsidRDefault="00DA2DAE">
      <w:pPr>
        <w:numPr>
          <w:ilvl w:val="0"/>
          <w:numId w:val="2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Transaction ID Verification</w:t>
      </w:r>
    </w:p>
    <w:p w14:paraId="616BF212"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Admin Management Module</w:t>
      </w:r>
    </w:p>
    <w:p w14:paraId="05327BC7"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The administrator can:</w:t>
      </w:r>
    </w:p>
    <w:p w14:paraId="7CC32F98" w14:textId="77777777" w:rsidR="00DA2DAE" w:rsidRPr="00DA2DAE" w:rsidRDefault="00DA2DAE">
      <w:pPr>
        <w:numPr>
          <w:ilvl w:val="0"/>
          <w:numId w:val="2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View Users</w:t>
      </w:r>
    </w:p>
    <w:p w14:paraId="6705E429" w14:textId="77777777" w:rsidR="00DA2DAE" w:rsidRPr="00DA2DAE" w:rsidRDefault="00DA2DAE">
      <w:pPr>
        <w:numPr>
          <w:ilvl w:val="0"/>
          <w:numId w:val="2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Search Records</w:t>
      </w:r>
    </w:p>
    <w:p w14:paraId="680EE22B" w14:textId="77777777" w:rsidR="00DA2DAE" w:rsidRPr="00DA2DAE" w:rsidRDefault="00DA2DAE">
      <w:pPr>
        <w:numPr>
          <w:ilvl w:val="0"/>
          <w:numId w:val="2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Verify Payments</w:t>
      </w:r>
    </w:p>
    <w:p w14:paraId="1E076D54" w14:textId="77777777" w:rsidR="00DA2DAE" w:rsidRPr="00DA2DAE" w:rsidRDefault="00DA2DAE">
      <w:pPr>
        <w:numPr>
          <w:ilvl w:val="0"/>
          <w:numId w:val="2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Update Plans</w:t>
      </w:r>
    </w:p>
    <w:p w14:paraId="1DFA03F6" w14:textId="77777777" w:rsidR="00DA2DAE" w:rsidRPr="00DA2DAE" w:rsidRDefault="00DA2DAE">
      <w:pPr>
        <w:numPr>
          <w:ilvl w:val="0"/>
          <w:numId w:val="2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Delete Records</w:t>
      </w:r>
    </w:p>
    <w:p w14:paraId="1B76C30B"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Database Management Module</w:t>
      </w:r>
    </w:p>
    <w:p w14:paraId="36254C32"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 xml:space="preserve">Firebase </w:t>
      </w:r>
      <w:proofErr w:type="spellStart"/>
      <w:r w:rsidRPr="00DA2DAE">
        <w:rPr>
          <w:rFonts w:ascii="Times New Roman" w:eastAsia="Times New Roman" w:hAnsi="Times New Roman" w:cs="Times New Roman"/>
          <w:kern w:val="0"/>
          <w:sz w:val="24"/>
          <w:szCs w:val="24"/>
          <w:lang w:eastAsia="en-IN"/>
          <w14:ligatures w14:val="none"/>
        </w:rPr>
        <w:t>Firestore</w:t>
      </w:r>
      <w:proofErr w:type="spellEnd"/>
      <w:r w:rsidRPr="00DA2DAE">
        <w:rPr>
          <w:rFonts w:ascii="Times New Roman" w:eastAsia="Times New Roman" w:hAnsi="Times New Roman" w:cs="Times New Roman"/>
          <w:kern w:val="0"/>
          <w:sz w:val="24"/>
          <w:szCs w:val="24"/>
          <w:lang w:eastAsia="en-IN"/>
          <w14:ligatures w14:val="none"/>
        </w:rPr>
        <w:t xml:space="preserve"> manages:</w:t>
      </w:r>
    </w:p>
    <w:p w14:paraId="4FE8F3C7" w14:textId="77777777" w:rsidR="00DA2DAE" w:rsidRPr="00DA2DAE" w:rsidRDefault="00DA2DAE">
      <w:pPr>
        <w:numPr>
          <w:ilvl w:val="0"/>
          <w:numId w:val="2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User Records</w:t>
      </w:r>
    </w:p>
    <w:p w14:paraId="36DCFC6D" w14:textId="77777777" w:rsidR="00DA2DAE" w:rsidRPr="00DA2DAE" w:rsidRDefault="00DA2DAE">
      <w:pPr>
        <w:numPr>
          <w:ilvl w:val="0"/>
          <w:numId w:val="2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Workout Progress</w:t>
      </w:r>
    </w:p>
    <w:p w14:paraId="56CCA0FC" w14:textId="77777777" w:rsidR="00DA2DAE" w:rsidRPr="00DA2DAE" w:rsidRDefault="00DA2DAE">
      <w:pPr>
        <w:numPr>
          <w:ilvl w:val="0"/>
          <w:numId w:val="2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Water Intake Data</w:t>
      </w:r>
    </w:p>
    <w:p w14:paraId="0348D704" w14:textId="77777777" w:rsidR="00DA2DAE" w:rsidRPr="00DA2DAE" w:rsidRDefault="00DA2DAE">
      <w:pPr>
        <w:numPr>
          <w:ilvl w:val="0"/>
          <w:numId w:val="2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Payment Information</w:t>
      </w:r>
    </w:p>
    <w:p w14:paraId="2BB1CD37" w14:textId="77777777" w:rsidR="00DA2DAE" w:rsidRPr="00DA2DAE" w:rsidRDefault="00DA2DAE"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A2DAE">
        <w:rPr>
          <w:rFonts w:ascii="Times New Roman" w:eastAsia="Times New Roman" w:hAnsi="Times New Roman" w:cs="Times New Roman"/>
          <w:b/>
          <w:bCs/>
          <w:kern w:val="0"/>
          <w:sz w:val="28"/>
          <w:szCs w:val="28"/>
          <w:lang w:eastAsia="en-IN"/>
          <w14:ligatures w14:val="none"/>
        </w:rPr>
        <w:t>4.3 Non-Functional Requirements</w:t>
      </w:r>
    </w:p>
    <w:p w14:paraId="5F1A82E2"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Performance Requirements</w:t>
      </w:r>
    </w:p>
    <w:p w14:paraId="171BF205"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The system should provide:</w:t>
      </w:r>
    </w:p>
    <w:p w14:paraId="26205C18" w14:textId="77777777" w:rsidR="00DA2DAE" w:rsidRPr="00DA2DAE" w:rsidRDefault="00DA2DAE">
      <w:pPr>
        <w:numPr>
          <w:ilvl w:val="0"/>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Fast page loading</w:t>
      </w:r>
    </w:p>
    <w:p w14:paraId="4279D9FD" w14:textId="77777777" w:rsidR="00DA2DAE" w:rsidRPr="00DA2DAE" w:rsidRDefault="00DA2DAE">
      <w:pPr>
        <w:numPr>
          <w:ilvl w:val="0"/>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Quick database access</w:t>
      </w:r>
    </w:p>
    <w:p w14:paraId="57AC8D82" w14:textId="77777777" w:rsidR="00DA2DAE" w:rsidRPr="00DA2DAE" w:rsidRDefault="00DA2DAE">
      <w:pPr>
        <w:numPr>
          <w:ilvl w:val="0"/>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Smooth user interaction</w:t>
      </w:r>
    </w:p>
    <w:p w14:paraId="11BDA2D3"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lastRenderedPageBreak/>
        <w:t>Reliability Requirements</w:t>
      </w:r>
    </w:p>
    <w:p w14:paraId="331C3007"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The application should ensure:</w:t>
      </w:r>
    </w:p>
    <w:p w14:paraId="5B6B38EF" w14:textId="77777777" w:rsidR="00DA2DAE" w:rsidRPr="00DA2DAE" w:rsidRDefault="00DA2DAE">
      <w:pPr>
        <w:numPr>
          <w:ilvl w:val="0"/>
          <w:numId w:val="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Accurate data storage</w:t>
      </w:r>
    </w:p>
    <w:p w14:paraId="3B741219" w14:textId="77777777" w:rsidR="00DA2DAE" w:rsidRPr="00DA2DAE" w:rsidRDefault="00DA2DAE">
      <w:pPr>
        <w:numPr>
          <w:ilvl w:val="0"/>
          <w:numId w:val="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Stable performance</w:t>
      </w:r>
    </w:p>
    <w:p w14:paraId="6EE72AC9" w14:textId="77777777" w:rsidR="00DA2DAE" w:rsidRPr="00DA2DAE" w:rsidRDefault="00DA2DAE">
      <w:pPr>
        <w:numPr>
          <w:ilvl w:val="0"/>
          <w:numId w:val="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Reliable cloud services</w:t>
      </w:r>
    </w:p>
    <w:p w14:paraId="35615BD4"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Security Requirements</w:t>
      </w:r>
    </w:p>
    <w:p w14:paraId="730CA2C3"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The system should provide:</w:t>
      </w:r>
    </w:p>
    <w:p w14:paraId="46CD0F5F" w14:textId="77777777" w:rsidR="00DA2DAE" w:rsidRPr="00DA2DAE" w:rsidRDefault="00DA2DAE">
      <w:pPr>
        <w:numPr>
          <w:ilvl w:val="0"/>
          <w:numId w:val="3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Secure cloud storage</w:t>
      </w:r>
    </w:p>
    <w:p w14:paraId="43D38528" w14:textId="77777777" w:rsidR="00DA2DAE" w:rsidRPr="00DA2DAE" w:rsidRDefault="00DA2DAE">
      <w:pPr>
        <w:numPr>
          <w:ilvl w:val="0"/>
          <w:numId w:val="3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Input validation</w:t>
      </w:r>
    </w:p>
    <w:p w14:paraId="24A81A9D" w14:textId="77777777" w:rsidR="00DA2DAE" w:rsidRPr="00DA2DAE" w:rsidRDefault="00DA2DAE">
      <w:pPr>
        <w:numPr>
          <w:ilvl w:val="0"/>
          <w:numId w:val="3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Controlled administrative access</w:t>
      </w:r>
    </w:p>
    <w:p w14:paraId="6011ACA9"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Usability Requirements</w:t>
      </w:r>
    </w:p>
    <w:p w14:paraId="2119AF01"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The application should be:</w:t>
      </w:r>
    </w:p>
    <w:p w14:paraId="715B8A82" w14:textId="77777777" w:rsidR="00DA2DAE" w:rsidRPr="00DA2DAE" w:rsidRDefault="00DA2DAE">
      <w:pPr>
        <w:numPr>
          <w:ilvl w:val="0"/>
          <w:numId w:val="3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Easy to use</w:t>
      </w:r>
    </w:p>
    <w:p w14:paraId="5FDD9290" w14:textId="77777777" w:rsidR="00DA2DAE" w:rsidRPr="00DA2DAE" w:rsidRDefault="00DA2DAE">
      <w:pPr>
        <w:numPr>
          <w:ilvl w:val="0"/>
          <w:numId w:val="3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Easy to navigate</w:t>
      </w:r>
    </w:p>
    <w:p w14:paraId="524C8989" w14:textId="77777777" w:rsidR="00DA2DAE" w:rsidRPr="00DA2DAE" w:rsidRDefault="00DA2DAE">
      <w:pPr>
        <w:numPr>
          <w:ilvl w:val="0"/>
          <w:numId w:val="3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Responsive across devices</w:t>
      </w:r>
    </w:p>
    <w:p w14:paraId="5D4523D6"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Maintainability Requirements</w:t>
      </w:r>
    </w:p>
    <w:p w14:paraId="407CA521"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The system should support:</w:t>
      </w:r>
    </w:p>
    <w:p w14:paraId="08D7BB68" w14:textId="77777777" w:rsidR="00DA2DAE" w:rsidRPr="00DA2DAE" w:rsidRDefault="00DA2DAE">
      <w:pPr>
        <w:numPr>
          <w:ilvl w:val="0"/>
          <w:numId w:val="3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Future updates</w:t>
      </w:r>
    </w:p>
    <w:p w14:paraId="573D4525" w14:textId="77777777" w:rsidR="00DA2DAE" w:rsidRPr="00DA2DAE" w:rsidRDefault="00DA2DAE">
      <w:pPr>
        <w:numPr>
          <w:ilvl w:val="0"/>
          <w:numId w:val="3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Easy debugging</w:t>
      </w:r>
    </w:p>
    <w:p w14:paraId="64927767" w14:textId="77777777" w:rsidR="00DA2DAE" w:rsidRPr="00DA2DAE" w:rsidRDefault="00DA2DAE">
      <w:pPr>
        <w:numPr>
          <w:ilvl w:val="0"/>
          <w:numId w:val="3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Feature enhancement</w:t>
      </w:r>
    </w:p>
    <w:p w14:paraId="61FB97E3"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Portability Requirements</w:t>
      </w:r>
    </w:p>
    <w:p w14:paraId="0BFEC7C5"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The application should operate on:</w:t>
      </w:r>
    </w:p>
    <w:p w14:paraId="48427E0C" w14:textId="77777777" w:rsidR="00DA2DAE" w:rsidRPr="00DA2DAE" w:rsidRDefault="00DA2DAE">
      <w:pPr>
        <w:numPr>
          <w:ilvl w:val="0"/>
          <w:numId w:val="3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Desktop Computers</w:t>
      </w:r>
    </w:p>
    <w:p w14:paraId="39EA7604" w14:textId="77777777" w:rsidR="00DA2DAE" w:rsidRPr="00DA2DAE" w:rsidRDefault="00DA2DAE">
      <w:pPr>
        <w:numPr>
          <w:ilvl w:val="0"/>
          <w:numId w:val="3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Laptops</w:t>
      </w:r>
    </w:p>
    <w:p w14:paraId="72BE4141" w14:textId="77777777" w:rsidR="00DA2DAE" w:rsidRPr="00DA2DAE" w:rsidRDefault="00DA2DAE">
      <w:pPr>
        <w:numPr>
          <w:ilvl w:val="0"/>
          <w:numId w:val="3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lastRenderedPageBreak/>
        <w:t>Tablets</w:t>
      </w:r>
    </w:p>
    <w:p w14:paraId="07DA5799" w14:textId="77777777" w:rsidR="00DA2DAE" w:rsidRPr="00DA2DAE" w:rsidRDefault="00DA2DAE">
      <w:pPr>
        <w:numPr>
          <w:ilvl w:val="0"/>
          <w:numId w:val="3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Smartphones</w:t>
      </w:r>
    </w:p>
    <w:p w14:paraId="066D5EAD" w14:textId="77777777" w:rsidR="00DA2DAE" w:rsidRPr="00DA2DAE" w:rsidRDefault="00DA2DAE"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A2DAE">
        <w:rPr>
          <w:rFonts w:ascii="Times New Roman" w:eastAsia="Times New Roman" w:hAnsi="Times New Roman" w:cs="Times New Roman"/>
          <w:b/>
          <w:bCs/>
          <w:kern w:val="0"/>
          <w:sz w:val="28"/>
          <w:szCs w:val="28"/>
          <w:lang w:eastAsia="en-IN"/>
          <w14:ligatures w14:val="none"/>
        </w:rPr>
        <w:t>4.4 Hardware Requirements</w:t>
      </w:r>
    </w:p>
    <w:p w14:paraId="2CD5D0F7"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Table 4.1 Hardware Requirements</w:t>
      </w:r>
    </w:p>
    <w:tbl>
      <w:tblPr>
        <w:tblW w:w="7145" w:type="dxa"/>
        <w:tblCellSpacing w:w="15" w:type="dxa"/>
        <w:tblCellMar>
          <w:top w:w="15" w:type="dxa"/>
          <w:left w:w="15" w:type="dxa"/>
          <w:bottom w:w="15" w:type="dxa"/>
          <w:right w:w="15" w:type="dxa"/>
        </w:tblCellMar>
        <w:tblLook w:val="04A0" w:firstRow="1" w:lastRow="0" w:firstColumn="1" w:lastColumn="0" w:noHBand="0" w:noVBand="1"/>
      </w:tblPr>
      <w:tblGrid>
        <w:gridCol w:w="2554"/>
        <w:gridCol w:w="4591"/>
      </w:tblGrid>
      <w:tr w:rsidR="00DA2DAE" w:rsidRPr="00DA2DAE" w14:paraId="68087003" w14:textId="77777777" w:rsidTr="00DA2DAE">
        <w:trPr>
          <w:trHeight w:val="287"/>
          <w:tblHeader/>
          <w:tblCellSpacing w:w="15" w:type="dxa"/>
        </w:trPr>
        <w:tc>
          <w:tcPr>
            <w:tcW w:w="0" w:type="auto"/>
            <w:vAlign w:val="center"/>
            <w:hideMark/>
          </w:tcPr>
          <w:p w14:paraId="21BE5D76" w14:textId="77777777" w:rsidR="00DA2DAE" w:rsidRPr="00DA2DAE" w:rsidRDefault="00DA2DAE" w:rsidP="00F61D55">
            <w:pPr>
              <w:spacing w:after="0" w:line="360" w:lineRule="auto"/>
              <w:jc w:val="both"/>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Component</w:t>
            </w:r>
          </w:p>
        </w:tc>
        <w:tc>
          <w:tcPr>
            <w:tcW w:w="0" w:type="auto"/>
            <w:vAlign w:val="center"/>
            <w:hideMark/>
          </w:tcPr>
          <w:p w14:paraId="1F144785" w14:textId="77777777" w:rsidR="00DA2DAE" w:rsidRPr="00DA2DAE" w:rsidRDefault="00DA2DAE" w:rsidP="00F61D55">
            <w:pPr>
              <w:spacing w:after="0" w:line="360" w:lineRule="auto"/>
              <w:jc w:val="both"/>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Requirement</w:t>
            </w:r>
          </w:p>
        </w:tc>
      </w:tr>
      <w:tr w:rsidR="00DA2DAE" w:rsidRPr="00DA2DAE" w14:paraId="30786C49" w14:textId="77777777" w:rsidTr="00DA2DAE">
        <w:trPr>
          <w:trHeight w:val="303"/>
          <w:tblCellSpacing w:w="15" w:type="dxa"/>
        </w:trPr>
        <w:tc>
          <w:tcPr>
            <w:tcW w:w="0" w:type="auto"/>
            <w:vAlign w:val="center"/>
            <w:hideMark/>
          </w:tcPr>
          <w:p w14:paraId="26BE13DC"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Processor</w:t>
            </w:r>
          </w:p>
        </w:tc>
        <w:tc>
          <w:tcPr>
            <w:tcW w:w="0" w:type="auto"/>
            <w:vAlign w:val="center"/>
            <w:hideMark/>
          </w:tcPr>
          <w:p w14:paraId="650CA08F"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Intel Core i3 or Higher</w:t>
            </w:r>
          </w:p>
        </w:tc>
      </w:tr>
      <w:tr w:rsidR="00DA2DAE" w:rsidRPr="00DA2DAE" w14:paraId="22FDDEB7" w14:textId="77777777" w:rsidTr="00DA2DAE">
        <w:trPr>
          <w:trHeight w:val="287"/>
          <w:tblCellSpacing w:w="15" w:type="dxa"/>
        </w:trPr>
        <w:tc>
          <w:tcPr>
            <w:tcW w:w="0" w:type="auto"/>
            <w:vAlign w:val="center"/>
            <w:hideMark/>
          </w:tcPr>
          <w:p w14:paraId="16DEFA4C"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RAM</w:t>
            </w:r>
          </w:p>
        </w:tc>
        <w:tc>
          <w:tcPr>
            <w:tcW w:w="0" w:type="auto"/>
            <w:vAlign w:val="center"/>
            <w:hideMark/>
          </w:tcPr>
          <w:p w14:paraId="0334FDEB"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4 GB or Higher</w:t>
            </w:r>
          </w:p>
        </w:tc>
      </w:tr>
      <w:tr w:rsidR="00DA2DAE" w:rsidRPr="00DA2DAE" w14:paraId="7C2ACC89" w14:textId="77777777" w:rsidTr="00DA2DAE">
        <w:trPr>
          <w:trHeight w:val="303"/>
          <w:tblCellSpacing w:w="15" w:type="dxa"/>
        </w:trPr>
        <w:tc>
          <w:tcPr>
            <w:tcW w:w="0" w:type="auto"/>
            <w:vAlign w:val="center"/>
            <w:hideMark/>
          </w:tcPr>
          <w:p w14:paraId="0055CAC2"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Storage</w:t>
            </w:r>
          </w:p>
        </w:tc>
        <w:tc>
          <w:tcPr>
            <w:tcW w:w="0" w:type="auto"/>
            <w:vAlign w:val="center"/>
            <w:hideMark/>
          </w:tcPr>
          <w:p w14:paraId="76502866"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500 MB Free Space</w:t>
            </w:r>
          </w:p>
        </w:tc>
      </w:tr>
      <w:tr w:rsidR="00DA2DAE" w:rsidRPr="00DA2DAE" w14:paraId="2CEF6FFF" w14:textId="77777777" w:rsidTr="00DA2DAE">
        <w:trPr>
          <w:trHeight w:val="287"/>
          <w:tblCellSpacing w:w="15" w:type="dxa"/>
        </w:trPr>
        <w:tc>
          <w:tcPr>
            <w:tcW w:w="0" w:type="auto"/>
            <w:vAlign w:val="center"/>
            <w:hideMark/>
          </w:tcPr>
          <w:p w14:paraId="10F5992F"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Display</w:t>
            </w:r>
          </w:p>
        </w:tc>
        <w:tc>
          <w:tcPr>
            <w:tcW w:w="0" w:type="auto"/>
            <w:vAlign w:val="center"/>
            <w:hideMark/>
          </w:tcPr>
          <w:p w14:paraId="39026BD4"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1366 × 768 Resolution</w:t>
            </w:r>
          </w:p>
        </w:tc>
      </w:tr>
      <w:tr w:rsidR="00DA2DAE" w:rsidRPr="00DA2DAE" w14:paraId="6E88D35D" w14:textId="77777777" w:rsidTr="00DA2DAE">
        <w:trPr>
          <w:trHeight w:val="287"/>
          <w:tblCellSpacing w:w="15" w:type="dxa"/>
        </w:trPr>
        <w:tc>
          <w:tcPr>
            <w:tcW w:w="0" w:type="auto"/>
            <w:vAlign w:val="center"/>
            <w:hideMark/>
          </w:tcPr>
          <w:p w14:paraId="78A84427"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Internet</w:t>
            </w:r>
          </w:p>
        </w:tc>
        <w:tc>
          <w:tcPr>
            <w:tcW w:w="0" w:type="auto"/>
            <w:vAlign w:val="center"/>
            <w:hideMark/>
          </w:tcPr>
          <w:p w14:paraId="6A4B870C"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Required</w:t>
            </w:r>
          </w:p>
        </w:tc>
      </w:tr>
    </w:tbl>
    <w:p w14:paraId="1221883B"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Interpretation:</w:t>
      </w:r>
      <w:r w:rsidRPr="00DA2DAE">
        <w:rPr>
          <w:rFonts w:ascii="Times New Roman" w:eastAsia="Times New Roman" w:hAnsi="Times New Roman" w:cs="Times New Roman"/>
          <w:kern w:val="0"/>
          <w:sz w:val="24"/>
          <w:szCs w:val="24"/>
          <w:lang w:eastAsia="en-IN"/>
          <w14:ligatures w14:val="none"/>
        </w:rPr>
        <w:br/>
        <w:t>The specified hardware requirements are sufficient for accessing and operating the FITLIFE system efficiently.</w:t>
      </w:r>
    </w:p>
    <w:p w14:paraId="1A4625CD" w14:textId="77777777" w:rsidR="00DA2DAE" w:rsidRPr="00DA2DAE" w:rsidRDefault="00DA2DAE"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A2DAE">
        <w:rPr>
          <w:rFonts w:ascii="Times New Roman" w:eastAsia="Times New Roman" w:hAnsi="Times New Roman" w:cs="Times New Roman"/>
          <w:b/>
          <w:bCs/>
          <w:kern w:val="0"/>
          <w:sz w:val="28"/>
          <w:szCs w:val="28"/>
          <w:lang w:eastAsia="en-IN"/>
          <w14:ligatures w14:val="none"/>
        </w:rPr>
        <w:t>4.5 Software Requirements</w:t>
      </w:r>
    </w:p>
    <w:p w14:paraId="1024F262"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Table 4.2 Software Requirements</w:t>
      </w:r>
    </w:p>
    <w:tbl>
      <w:tblPr>
        <w:tblW w:w="9138" w:type="dxa"/>
        <w:tblCellSpacing w:w="15" w:type="dxa"/>
        <w:tblCellMar>
          <w:top w:w="15" w:type="dxa"/>
          <w:left w:w="15" w:type="dxa"/>
          <w:bottom w:w="15" w:type="dxa"/>
          <w:right w:w="15" w:type="dxa"/>
        </w:tblCellMar>
        <w:tblLook w:val="04A0" w:firstRow="1" w:lastRow="0" w:firstColumn="1" w:lastColumn="0" w:noHBand="0" w:noVBand="1"/>
      </w:tblPr>
      <w:tblGrid>
        <w:gridCol w:w="4379"/>
        <w:gridCol w:w="4759"/>
      </w:tblGrid>
      <w:tr w:rsidR="00DA2DAE" w:rsidRPr="00DA2DAE" w14:paraId="230DFE6A" w14:textId="77777777" w:rsidTr="00CA04FC">
        <w:trPr>
          <w:trHeight w:val="294"/>
          <w:tblHeader/>
          <w:tblCellSpacing w:w="15" w:type="dxa"/>
        </w:trPr>
        <w:tc>
          <w:tcPr>
            <w:tcW w:w="0" w:type="auto"/>
            <w:vAlign w:val="center"/>
            <w:hideMark/>
          </w:tcPr>
          <w:p w14:paraId="747342F6" w14:textId="77777777" w:rsidR="00DA2DAE" w:rsidRPr="00DA2DAE" w:rsidRDefault="00DA2DAE" w:rsidP="00F61D55">
            <w:pPr>
              <w:spacing w:after="0" w:line="360" w:lineRule="auto"/>
              <w:jc w:val="both"/>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Software/Technology</w:t>
            </w:r>
          </w:p>
        </w:tc>
        <w:tc>
          <w:tcPr>
            <w:tcW w:w="0" w:type="auto"/>
            <w:vAlign w:val="center"/>
            <w:hideMark/>
          </w:tcPr>
          <w:p w14:paraId="04DCBB67" w14:textId="77777777" w:rsidR="00DA2DAE" w:rsidRPr="00DA2DAE" w:rsidRDefault="00DA2DAE" w:rsidP="00F61D55">
            <w:pPr>
              <w:spacing w:after="0" w:line="360" w:lineRule="auto"/>
              <w:jc w:val="both"/>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Purpose</w:t>
            </w:r>
          </w:p>
        </w:tc>
      </w:tr>
      <w:tr w:rsidR="00DA2DAE" w:rsidRPr="00DA2DAE" w14:paraId="25AC086E" w14:textId="77777777" w:rsidTr="00CA04FC">
        <w:trPr>
          <w:trHeight w:val="310"/>
          <w:tblCellSpacing w:w="15" w:type="dxa"/>
        </w:trPr>
        <w:tc>
          <w:tcPr>
            <w:tcW w:w="0" w:type="auto"/>
            <w:vAlign w:val="center"/>
            <w:hideMark/>
          </w:tcPr>
          <w:p w14:paraId="6AE5F17C"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Visual Studio Code</w:t>
            </w:r>
          </w:p>
        </w:tc>
        <w:tc>
          <w:tcPr>
            <w:tcW w:w="0" w:type="auto"/>
            <w:vAlign w:val="center"/>
            <w:hideMark/>
          </w:tcPr>
          <w:p w14:paraId="126E1F1B"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Code Development</w:t>
            </w:r>
          </w:p>
        </w:tc>
      </w:tr>
      <w:tr w:rsidR="00DA2DAE" w:rsidRPr="00DA2DAE" w14:paraId="50EEFFA7" w14:textId="77777777" w:rsidTr="00CA04FC">
        <w:trPr>
          <w:trHeight w:val="294"/>
          <w:tblCellSpacing w:w="15" w:type="dxa"/>
        </w:trPr>
        <w:tc>
          <w:tcPr>
            <w:tcW w:w="0" w:type="auto"/>
            <w:vAlign w:val="center"/>
            <w:hideMark/>
          </w:tcPr>
          <w:p w14:paraId="53CC3196"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Git</w:t>
            </w:r>
          </w:p>
        </w:tc>
        <w:tc>
          <w:tcPr>
            <w:tcW w:w="0" w:type="auto"/>
            <w:vAlign w:val="center"/>
            <w:hideMark/>
          </w:tcPr>
          <w:p w14:paraId="5B972839"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Version Control</w:t>
            </w:r>
          </w:p>
        </w:tc>
      </w:tr>
      <w:tr w:rsidR="00DA2DAE" w:rsidRPr="00DA2DAE" w14:paraId="640D1E0A" w14:textId="77777777" w:rsidTr="00CA04FC">
        <w:trPr>
          <w:trHeight w:val="310"/>
          <w:tblCellSpacing w:w="15" w:type="dxa"/>
        </w:trPr>
        <w:tc>
          <w:tcPr>
            <w:tcW w:w="0" w:type="auto"/>
            <w:vAlign w:val="center"/>
            <w:hideMark/>
          </w:tcPr>
          <w:p w14:paraId="7BD2878D"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GitHub</w:t>
            </w:r>
          </w:p>
        </w:tc>
        <w:tc>
          <w:tcPr>
            <w:tcW w:w="0" w:type="auto"/>
            <w:vAlign w:val="center"/>
            <w:hideMark/>
          </w:tcPr>
          <w:p w14:paraId="56A71CEA"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Repository Management</w:t>
            </w:r>
          </w:p>
        </w:tc>
      </w:tr>
      <w:tr w:rsidR="00DA2DAE" w:rsidRPr="00DA2DAE" w14:paraId="41C1494E" w14:textId="77777777" w:rsidTr="00CA04FC">
        <w:trPr>
          <w:trHeight w:val="294"/>
          <w:tblCellSpacing w:w="15" w:type="dxa"/>
        </w:trPr>
        <w:tc>
          <w:tcPr>
            <w:tcW w:w="0" w:type="auto"/>
            <w:vAlign w:val="center"/>
            <w:hideMark/>
          </w:tcPr>
          <w:p w14:paraId="66464816"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Firebase Console</w:t>
            </w:r>
          </w:p>
        </w:tc>
        <w:tc>
          <w:tcPr>
            <w:tcW w:w="0" w:type="auto"/>
            <w:vAlign w:val="center"/>
            <w:hideMark/>
          </w:tcPr>
          <w:p w14:paraId="314867C2"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Database Management</w:t>
            </w:r>
          </w:p>
        </w:tc>
      </w:tr>
      <w:tr w:rsidR="00DA2DAE" w:rsidRPr="00DA2DAE" w14:paraId="062FA245" w14:textId="77777777" w:rsidTr="00CA04FC">
        <w:trPr>
          <w:trHeight w:val="294"/>
          <w:tblCellSpacing w:w="15" w:type="dxa"/>
        </w:trPr>
        <w:tc>
          <w:tcPr>
            <w:tcW w:w="0" w:type="auto"/>
            <w:vAlign w:val="center"/>
            <w:hideMark/>
          </w:tcPr>
          <w:p w14:paraId="2F260848"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HTML5</w:t>
            </w:r>
          </w:p>
        </w:tc>
        <w:tc>
          <w:tcPr>
            <w:tcW w:w="0" w:type="auto"/>
            <w:vAlign w:val="center"/>
            <w:hideMark/>
          </w:tcPr>
          <w:p w14:paraId="61188EEA"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Structure Development</w:t>
            </w:r>
          </w:p>
        </w:tc>
      </w:tr>
      <w:tr w:rsidR="00DA2DAE" w:rsidRPr="00DA2DAE" w14:paraId="2F930259" w14:textId="77777777" w:rsidTr="00CA04FC">
        <w:trPr>
          <w:trHeight w:val="310"/>
          <w:tblCellSpacing w:w="15" w:type="dxa"/>
        </w:trPr>
        <w:tc>
          <w:tcPr>
            <w:tcW w:w="0" w:type="auto"/>
            <w:vAlign w:val="center"/>
            <w:hideMark/>
          </w:tcPr>
          <w:p w14:paraId="6C70DCD2"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CSS3</w:t>
            </w:r>
          </w:p>
        </w:tc>
        <w:tc>
          <w:tcPr>
            <w:tcW w:w="0" w:type="auto"/>
            <w:vAlign w:val="center"/>
            <w:hideMark/>
          </w:tcPr>
          <w:p w14:paraId="40D4677D"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Interface Styling</w:t>
            </w:r>
          </w:p>
        </w:tc>
      </w:tr>
      <w:tr w:rsidR="00DA2DAE" w:rsidRPr="00DA2DAE" w14:paraId="2D570287" w14:textId="77777777" w:rsidTr="00CA04FC">
        <w:trPr>
          <w:trHeight w:val="294"/>
          <w:tblCellSpacing w:w="15" w:type="dxa"/>
        </w:trPr>
        <w:tc>
          <w:tcPr>
            <w:tcW w:w="0" w:type="auto"/>
            <w:vAlign w:val="center"/>
            <w:hideMark/>
          </w:tcPr>
          <w:p w14:paraId="35CDE54D"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JavaScript</w:t>
            </w:r>
          </w:p>
        </w:tc>
        <w:tc>
          <w:tcPr>
            <w:tcW w:w="0" w:type="auto"/>
            <w:vAlign w:val="center"/>
            <w:hideMark/>
          </w:tcPr>
          <w:p w14:paraId="36E29410"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Dynamic Functionality</w:t>
            </w:r>
          </w:p>
        </w:tc>
      </w:tr>
      <w:tr w:rsidR="00DA2DAE" w:rsidRPr="00DA2DAE" w14:paraId="58E712F8" w14:textId="77777777" w:rsidTr="00CA04FC">
        <w:trPr>
          <w:trHeight w:val="310"/>
          <w:tblCellSpacing w:w="15" w:type="dxa"/>
        </w:trPr>
        <w:tc>
          <w:tcPr>
            <w:tcW w:w="0" w:type="auto"/>
            <w:vAlign w:val="center"/>
            <w:hideMark/>
          </w:tcPr>
          <w:p w14:paraId="7E08D147"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 xml:space="preserve">Firebase </w:t>
            </w:r>
            <w:proofErr w:type="spellStart"/>
            <w:r w:rsidRPr="00DA2DAE">
              <w:rPr>
                <w:rFonts w:ascii="Times New Roman" w:eastAsia="Times New Roman" w:hAnsi="Times New Roman" w:cs="Times New Roman"/>
                <w:kern w:val="0"/>
                <w:sz w:val="24"/>
                <w:szCs w:val="24"/>
                <w:lang w:eastAsia="en-IN"/>
                <w14:ligatures w14:val="none"/>
              </w:rPr>
              <w:t>Firestore</w:t>
            </w:r>
            <w:proofErr w:type="spellEnd"/>
          </w:p>
        </w:tc>
        <w:tc>
          <w:tcPr>
            <w:tcW w:w="0" w:type="auto"/>
            <w:vAlign w:val="center"/>
            <w:hideMark/>
          </w:tcPr>
          <w:p w14:paraId="335181A3"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Cloud Database</w:t>
            </w:r>
          </w:p>
        </w:tc>
      </w:tr>
      <w:tr w:rsidR="00DA2DAE" w:rsidRPr="00DA2DAE" w14:paraId="166E71A5" w14:textId="77777777" w:rsidTr="00CA04FC">
        <w:trPr>
          <w:trHeight w:val="294"/>
          <w:tblCellSpacing w:w="15" w:type="dxa"/>
        </w:trPr>
        <w:tc>
          <w:tcPr>
            <w:tcW w:w="0" w:type="auto"/>
            <w:vAlign w:val="center"/>
            <w:hideMark/>
          </w:tcPr>
          <w:p w14:paraId="33CF9C3F"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GitHub Pages</w:t>
            </w:r>
          </w:p>
        </w:tc>
        <w:tc>
          <w:tcPr>
            <w:tcW w:w="0" w:type="auto"/>
            <w:vAlign w:val="center"/>
            <w:hideMark/>
          </w:tcPr>
          <w:p w14:paraId="3EA9E2CC"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Website Hosting</w:t>
            </w:r>
          </w:p>
        </w:tc>
      </w:tr>
    </w:tbl>
    <w:p w14:paraId="260A9000"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lastRenderedPageBreak/>
        <w:t>Supported Browsers</w:t>
      </w:r>
    </w:p>
    <w:p w14:paraId="7E43074B" w14:textId="77777777" w:rsidR="00DA2DAE" w:rsidRPr="00DA2DAE" w:rsidRDefault="00DA2DAE">
      <w:pPr>
        <w:numPr>
          <w:ilvl w:val="0"/>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Google Chrome</w:t>
      </w:r>
    </w:p>
    <w:p w14:paraId="6C7BCA65" w14:textId="77777777" w:rsidR="00DA2DAE" w:rsidRPr="00DA2DAE" w:rsidRDefault="00DA2DAE">
      <w:pPr>
        <w:numPr>
          <w:ilvl w:val="0"/>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Mozilla Firefox</w:t>
      </w:r>
    </w:p>
    <w:p w14:paraId="64107229" w14:textId="77777777" w:rsidR="00DA2DAE" w:rsidRPr="00DA2DAE" w:rsidRDefault="00DA2DAE">
      <w:pPr>
        <w:numPr>
          <w:ilvl w:val="0"/>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Microsoft Edge</w:t>
      </w:r>
    </w:p>
    <w:p w14:paraId="65F87745" w14:textId="77777777" w:rsidR="00DA2DAE" w:rsidRPr="00DA2DAE" w:rsidRDefault="00DA2DAE">
      <w:pPr>
        <w:numPr>
          <w:ilvl w:val="0"/>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Safari</w:t>
      </w:r>
    </w:p>
    <w:p w14:paraId="08046CE2"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Supported Operating Systems</w:t>
      </w:r>
    </w:p>
    <w:p w14:paraId="2CD1D346" w14:textId="77777777" w:rsidR="00DA2DAE" w:rsidRPr="00DA2DAE" w:rsidRDefault="00DA2DAE">
      <w:pPr>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Windows</w:t>
      </w:r>
    </w:p>
    <w:p w14:paraId="08A2EE9D" w14:textId="77777777" w:rsidR="00DA2DAE" w:rsidRPr="00DA2DAE" w:rsidRDefault="00DA2DAE">
      <w:pPr>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Linux</w:t>
      </w:r>
    </w:p>
    <w:p w14:paraId="6DA8A9C4" w14:textId="77777777" w:rsidR="00DA2DAE" w:rsidRPr="00DA2DAE" w:rsidRDefault="00DA2DAE">
      <w:pPr>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macOS</w:t>
      </w:r>
    </w:p>
    <w:p w14:paraId="7A85AEE6" w14:textId="77777777" w:rsidR="00DA2DAE" w:rsidRPr="00DA2DAE" w:rsidRDefault="00DA2DAE">
      <w:pPr>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Android</w:t>
      </w:r>
    </w:p>
    <w:p w14:paraId="7593A091" w14:textId="77777777" w:rsidR="00DA2DAE" w:rsidRPr="00DA2DAE" w:rsidRDefault="00DA2DAE">
      <w:pPr>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iOS</w:t>
      </w:r>
    </w:p>
    <w:p w14:paraId="4B684762" w14:textId="77777777" w:rsidR="00DA2DAE" w:rsidRPr="00DA2DAE" w:rsidRDefault="00DA2DAE"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A2DAE">
        <w:rPr>
          <w:rFonts w:ascii="Times New Roman" w:eastAsia="Times New Roman" w:hAnsi="Times New Roman" w:cs="Times New Roman"/>
          <w:b/>
          <w:bCs/>
          <w:kern w:val="0"/>
          <w:sz w:val="28"/>
          <w:szCs w:val="28"/>
          <w:lang w:eastAsia="en-IN"/>
          <w14:ligatures w14:val="none"/>
        </w:rPr>
        <w:t>4.6 Requirement Analysis Summary</w:t>
      </w:r>
    </w:p>
    <w:p w14:paraId="7A875676" w14:textId="77777777" w:rsid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The identified requirements ensure that FITLIFE provides a secure, reliable, and scalable fitness management platform. Functional requirements define the services offered by the system, while non-functional requirements ensure quality, performance, and usability. The hardware and software requirements provide the necessary environment for successful deployment and operation.</w:t>
      </w:r>
    </w:p>
    <w:p w14:paraId="6E7B8544" w14:textId="77777777" w:rsid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0E80F7B0" w14:textId="77777777" w:rsid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27F427B9" w14:textId="77777777" w:rsid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32CFA7A4" w14:textId="77777777" w:rsid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7AED69D7" w14:textId="77777777" w:rsidR="00A46842" w:rsidRDefault="00A46842" w:rsidP="00F61D55">
      <w:pPr>
        <w:spacing w:before="100" w:beforeAutospacing="1" w:after="100" w:afterAutospacing="1" w:line="360" w:lineRule="auto"/>
        <w:jc w:val="center"/>
        <w:outlineLvl w:val="0"/>
        <w:rPr>
          <w:rFonts w:ascii="Times New Roman" w:eastAsia="Times New Roman" w:hAnsi="Times New Roman" w:cs="Times New Roman"/>
          <w:b/>
          <w:bCs/>
          <w:kern w:val="36"/>
          <w:sz w:val="32"/>
          <w:szCs w:val="32"/>
          <w:lang w:eastAsia="en-IN"/>
          <w14:ligatures w14:val="none"/>
        </w:rPr>
      </w:pPr>
    </w:p>
    <w:p w14:paraId="24AB6186" w14:textId="77777777" w:rsidR="00CA04FC" w:rsidRDefault="00CA04FC" w:rsidP="00F61D55">
      <w:pPr>
        <w:spacing w:before="100" w:beforeAutospacing="1" w:after="100" w:afterAutospacing="1" w:line="360" w:lineRule="auto"/>
        <w:jc w:val="center"/>
        <w:outlineLvl w:val="0"/>
        <w:rPr>
          <w:rFonts w:ascii="Times New Roman" w:eastAsia="Times New Roman" w:hAnsi="Times New Roman" w:cs="Times New Roman"/>
          <w:b/>
          <w:bCs/>
          <w:kern w:val="36"/>
          <w:sz w:val="32"/>
          <w:szCs w:val="32"/>
          <w:lang w:eastAsia="en-IN"/>
          <w14:ligatures w14:val="none"/>
        </w:rPr>
      </w:pPr>
    </w:p>
    <w:p w14:paraId="3E4279D4" w14:textId="77777777" w:rsidR="009441FA" w:rsidRDefault="009441FA" w:rsidP="00F61D55">
      <w:pPr>
        <w:spacing w:before="100" w:beforeAutospacing="1" w:after="100" w:afterAutospacing="1" w:line="360" w:lineRule="auto"/>
        <w:jc w:val="center"/>
        <w:outlineLvl w:val="0"/>
        <w:rPr>
          <w:rFonts w:ascii="Times New Roman" w:eastAsia="Times New Roman" w:hAnsi="Times New Roman" w:cs="Times New Roman"/>
          <w:b/>
          <w:bCs/>
          <w:kern w:val="36"/>
          <w:sz w:val="32"/>
          <w:szCs w:val="32"/>
          <w:lang w:eastAsia="en-IN"/>
          <w14:ligatures w14:val="none"/>
        </w:rPr>
      </w:pPr>
    </w:p>
    <w:p w14:paraId="2B79E8DE" w14:textId="51CE3B08" w:rsidR="00DA2DAE" w:rsidRPr="00DA2DAE" w:rsidRDefault="00DA2DAE" w:rsidP="00F61D55">
      <w:pPr>
        <w:spacing w:before="100" w:beforeAutospacing="1" w:after="100" w:afterAutospacing="1" w:line="360" w:lineRule="auto"/>
        <w:jc w:val="center"/>
        <w:outlineLvl w:val="0"/>
        <w:rPr>
          <w:rFonts w:ascii="Times New Roman" w:eastAsia="Times New Roman" w:hAnsi="Times New Roman" w:cs="Times New Roman"/>
          <w:b/>
          <w:bCs/>
          <w:kern w:val="36"/>
          <w:sz w:val="32"/>
          <w:szCs w:val="32"/>
          <w:lang w:eastAsia="en-IN"/>
          <w14:ligatures w14:val="none"/>
        </w:rPr>
      </w:pPr>
      <w:bookmarkStart w:id="38" w:name="_Toc231838951"/>
      <w:r w:rsidRPr="00DA2DAE">
        <w:rPr>
          <w:rFonts w:ascii="Times New Roman" w:eastAsia="Times New Roman" w:hAnsi="Times New Roman" w:cs="Times New Roman"/>
          <w:b/>
          <w:bCs/>
          <w:kern w:val="36"/>
          <w:sz w:val="32"/>
          <w:szCs w:val="32"/>
          <w:lang w:eastAsia="en-IN"/>
          <w14:ligatures w14:val="none"/>
        </w:rPr>
        <w:lastRenderedPageBreak/>
        <w:t>CHAPTER 5</w:t>
      </w:r>
      <w:bookmarkEnd w:id="38"/>
    </w:p>
    <w:p w14:paraId="7EE75699" w14:textId="77777777" w:rsidR="00DA2DAE" w:rsidRPr="00DA2DAE" w:rsidRDefault="00DA2DAE" w:rsidP="00F61D55">
      <w:pPr>
        <w:spacing w:before="100" w:beforeAutospacing="1" w:after="100" w:afterAutospacing="1" w:line="360" w:lineRule="auto"/>
        <w:jc w:val="center"/>
        <w:outlineLvl w:val="0"/>
        <w:rPr>
          <w:rFonts w:ascii="Times New Roman" w:eastAsia="Times New Roman" w:hAnsi="Times New Roman" w:cs="Times New Roman"/>
          <w:b/>
          <w:bCs/>
          <w:kern w:val="36"/>
          <w:sz w:val="32"/>
          <w:szCs w:val="32"/>
          <w:lang w:eastAsia="en-IN"/>
          <w14:ligatures w14:val="none"/>
        </w:rPr>
      </w:pPr>
      <w:bookmarkStart w:id="39" w:name="_Toc231838952"/>
      <w:r w:rsidRPr="00DA2DAE">
        <w:rPr>
          <w:rFonts w:ascii="Times New Roman" w:eastAsia="Times New Roman" w:hAnsi="Times New Roman" w:cs="Times New Roman"/>
          <w:b/>
          <w:bCs/>
          <w:kern w:val="36"/>
          <w:sz w:val="32"/>
          <w:szCs w:val="32"/>
          <w:lang w:eastAsia="en-IN"/>
          <w14:ligatures w14:val="none"/>
        </w:rPr>
        <w:t>SYSTEM DESIGN</w:t>
      </w:r>
      <w:bookmarkEnd w:id="39"/>
    </w:p>
    <w:p w14:paraId="0BF23681" w14:textId="77777777" w:rsidR="00DA2DAE" w:rsidRPr="00DA2DAE" w:rsidRDefault="00DA2DAE"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A2DAE">
        <w:rPr>
          <w:rFonts w:ascii="Times New Roman" w:eastAsia="Times New Roman" w:hAnsi="Times New Roman" w:cs="Times New Roman"/>
          <w:b/>
          <w:bCs/>
          <w:kern w:val="0"/>
          <w:sz w:val="28"/>
          <w:szCs w:val="28"/>
          <w:lang w:eastAsia="en-IN"/>
          <w14:ligatures w14:val="none"/>
        </w:rPr>
        <w:t>5.1 Introduction</w:t>
      </w:r>
    </w:p>
    <w:p w14:paraId="66219D58"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System design is the process of converting user requirements into a structured framework for development. It defines the architecture, database structure, data flow, and user interaction within the system.</w:t>
      </w:r>
    </w:p>
    <w:p w14:paraId="329E38CC" w14:textId="77777777" w:rsid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For FITLIFE, the design phase focuses on creating a secure, scalable, and user-friendly fitness management platform. The major design components include system architecture, database design, ER diagrams, DFDs, and navigation structure.</w:t>
      </w:r>
    </w:p>
    <w:p w14:paraId="02919501" w14:textId="431C1B0A" w:rsidR="001E0C02" w:rsidRDefault="001E0C02"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14:ligatures w14:val="none"/>
        </w:rPr>
        <w:drawing>
          <wp:inline distT="0" distB="0" distL="0" distR="0" wp14:anchorId="17B250AC" wp14:editId="76BF3424">
            <wp:extent cx="5267325" cy="35147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7325" cy="3514725"/>
                    </a:xfrm>
                    <a:prstGeom prst="rect">
                      <a:avLst/>
                    </a:prstGeom>
                    <a:noFill/>
                    <a:ln>
                      <a:noFill/>
                    </a:ln>
                  </pic:spPr>
                </pic:pic>
              </a:graphicData>
            </a:graphic>
          </wp:inline>
        </w:drawing>
      </w:r>
    </w:p>
    <w:p w14:paraId="35184D36" w14:textId="4147A3BF" w:rsidR="001E0C02" w:rsidRPr="00DA2DAE" w:rsidRDefault="001E0C02" w:rsidP="001E0C0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Figure 5.</w:t>
      </w:r>
      <w:r>
        <w:rPr>
          <w:rFonts w:ascii="Times New Roman" w:eastAsia="Times New Roman" w:hAnsi="Times New Roman" w:cs="Times New Roman"/>
          <w:b/>
          <w:bCs/>
          <w:kern w:val="0"/>
          <w:sz w:val="24"/>
          <w:szCs w:val="24"/>
          <w:lang w:eastAsia="en-IN"/>
          <w14:ligatures w14:val="none"/>
        </w:rPr>
        <w:t>1</w:t>
      </w:r>
      <w:r w:rsidRPr="00DA2DAE">
        <w:rPr>
          <w:rFonts w:ascii="Times New Roman" w:eastAsia="Times New Roman" w:hAnsi="Times New Roman" w:cs="Times New Roman"/>
          <w:b/>
          <w:bCs/>
          <w:kern w:val="0"/>
          <w:sz w:val="24"/>
          <w:szCs w:val="24"/>
          <w:lang w:eastAsia="en-IN"/>
          <w14:ligatures w14:val="none"/>
        </w:rPr>
        <w:t xml:space="preserve"> System Architecture </w:t>
      </w:r>
      <w:r>
        <w:rPr>
          <w:rFonts w:ascii="Times New Roman" w:eastAsia="Times New Roman" w:hAnsi="Times New Roman" w:cs="Times New Roman"/>
          <w:b/>
          <w:bCs/>
          <w:kern w:val="0"/>
          <w:sz w:val="24"/>
          <w:szCs w:val="24"/>
          <w:lang w:eastAsia="en-IN"/>
          <w14:ligatures w14:val="none"/>
        </w:rPr>
        <w:t xml:space="preserve">Diagram </w:t>
      </w:r>
      <w:r w:rsidRPr="00DA2DAE">
        <w:rPr>
          <w:rFonts w:ascii="Times New Roman" w:eastAsia="Times New Roman" w:hAnsi="Times New Roman" w:cs="Times New Roman"/>
          <w:b/>
          <w:bCs/>
          <w:kern w:val="0"/>
          <w:sz w:val="24"/>
          <w:szCs w:val="24"/>
          <w:lang w:eastAsia="en-IN"/>
          <w14:ligatures w14:val="none"/>
        </w:rPr>
        <w:t>of FITLIFE</w:t>
      </w:r>
    </w:p>
    <w:p w14:paraId="23AD0CA3" w14:textId="77777777" w:rsidR="001E0C02" w:rsidRPr="00DA2DAE" w:rsidRDefault="001E0C02"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40B8DAF8" w14:textId="77777777" w:rsidR="00DA2DAE" w:rsidRPr="00DA2DAE" w:rsidRDefault="00DA2DAE"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A2DAE">
        <w:rPr>
          <w:rFonts w:ascii="Times New Roman" w:eastAsia="Times New Roman" w:hAnsi="Times New Roman" w:cs="Times New Roman"/>
          <w:b/>
          <w:bCs/>
          <w:kern w:val="0"/>
          <w:sz w:val="28"/>
          <w:szCs w:val="28"/>
          <w:lang w:eastAsia="en-IN"/>
          <w14:ligatures w14:val="none"/>
        </w:rPr>
        <w:t>5.2 System Architecture</w:t>
      </w:r>
    </w:p>
    <w:p w14:paraId="0EB52873"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The FITLIFE system follows a three-layer architecture consisting of:</w:t>
      </w:r>
    </w:p>
    <w:p w14:paraId="56DD7AC6"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lastRenderedPageBreak/>
        <w:t>Presentation Layer</w:t>
      </w:r>
    </w:p>
    <w:p w14:paraId="09BBE436"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The Presentation Layer provides the user interface through which users interact with the system. It includes:</w:t>
      </w:r>
    </w:p>
    <w:p w14:paraId="082E9CC6" w14:textId="77777777" w:rsidR="00DA2DAE" w:rsidRPr="00DA2DAE" w:rsidRDefault="00DA2DAE">
      <w:pPr>
        <w:numPr>
          <w:ilvl w:val="0"/>
          <w:numId w:val="3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Homepage</w:t>
      </w:r>
    </w:p>
    <w:p w14:paraId="7F411165" w14:textId="77777777" w:rsidR="00DA2DAE" w:rsidRPr="00DA2DAE" w:rsidRDefault="00DA2DAE">
      <w:pPr>
        <w:numPr>
          <w:ilvl w:val="0"/>
          <w:numId w:val="3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Registration Page</w:t>
      </w:r>
    </w:p>
    <w:p w14:paraId="7E455C1B" w14:textId="77777777" w:rsidR="00DA2DAE" w:rsidRPr="00DA2DAE" w:rsidRDefault="00DA2DAE">
      <w:pPr>
        <w:numPr>
          <w:ilvl w:val="0"/>
          <w:numId w:val="3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Dashboard</w:t>
      </w:r>
    </w:p>
    <w:p w14:paraId="45EB60EF" w14:textId="77777777" w:rsidR="00DA2DAE" w:rsidRPr="00DA2DAE" w:rsidRDefault="00DA2DAE">
      <w:pPr>
        <w:numPr>
          <w:ilvl w:val="0"/>
          <w:numId w:val="3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Workout Plans</w:t>
      </w:r>
    </w:p>
    <w:p w14:paraId="71F284AB" w14:textId="77777777" w:rsidR="00DA2DAE" w:rsidRPr="00DA2DAE" w:rsidRDefault="00DA2DAE">
      <w:pPr>
        <w:numPr>
          <w:ilvl w:val="0"/>
          <w:numId w:val="3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BMI Calculator</w:t>
      </w:r>
    </w:p>
    <w:p w14:paraId="7FD877C6" w14:textId="77777777" w:rsidR="00DA2DAE" w:rsidRPr="00DA2DAE" w:rsidRDefault="00DA2DAE">
      <w:pPr>
        <w:numPr>
          <w:ilvl w:val="0"/>
          <w:numId w:val="3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Water Tracker</w:t>
      </w:r>
    </w:p>
    <w:p w14:paraId="2E77D740" w14:textId="77777777" w:rsidR="00DA2DAE" w:rsidRPr="00DA2DAE" w:rsidRDefault="00DA2DAE">
      <w:pPr>
        <w:numPr>
          <w:ilvl w:val="0"/>
          <w:numId w:val="3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Admin Dashboard</w:t>
      </w:r>
    </w:p>
    <w:p w14:paraId="46897084"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Application Layer</w:t>
      </w:r>
    </w:p>
    <w:p w14:paraId="21AE4F9F"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The Application Layer processes user requests and performs operations such as:</w:t>
      </w:r>
    </w:p>
    <w:p w14:paraId="37314E2B" w14:textId="77777777" w:rsidR="00DA2DAE" w:rsidRPr="00DA2DAE" w:rsidRDefault="00DA2DAE">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Form Validation</w:t>
      </w:r>
    </w:p>
    <w:p w14:paraId="7990A56E" w14:textId="77777777" w:rsidR="00DA2DAE" w:rsidRPr="00DA2DAE" w:rsidRDefault="00DA2DAE">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BMI Calculation</w:t>
      </w:r>
    </w:p>
    <w:p w14:paraId="3D2756AF" w14:textId="77777777" w:rsidR="00DA2DAE" w:rsidRPr="00DA2DAE" w:rsidRDefault="00DA2DAE">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Progress Tracking</w:t>
      </w:r>
    </w:p>
    <w:p w14:paraId="29355CCE" w14:textId="77777777" w:rsidR="00DA2DAE" w:rsidRPr="00DA2DAE" w:rsidRDefault="00DA2DAE">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Payment Verification</w:t>
      </w:r>
    </w:p>
    <w:p w14:paraId="7F360D85" w14:textId="77777777" w:rsidR="00DA2DAE" w:rsidRPr="00DA2DAE" w:rsidRDefault="00DA2DAE">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Dashboard Management</w:t>
      </w:r>
    </w:p>
    <w:p w14:paraId="57B19A7B"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Database Layer</w:t>
      </w:r>
    </w:p>
    <w:p w14:paraId="53804191"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 xml:space="preserve">The Database Layer uses Firebase </w:t>
      </w:r>
      <w:proofErr w:type="spellStart"/>
      <w:r w:rsidRPr="00DA2DAE">
        <w:rPr>
          <w:rFonts w:ascii="Times New Roman" w:eastAsia="Times New Roman" w:hAnsi="Times New Roman" w:cs="Times New Roman"/>
          <w:kern w:val="0"/>
          <w:sz w:val="24"/>
          <w:szCs w:val="24"/>
          <w:lang w:eastAsia="en-IN"/>
          <w14:ligatures w14:val="none"/>
        </w:rPr>
        <w:t>Firestore</w:t>
      </w:r>
      <w:proofErr w:type="spellEnd"/>
      <w:r w:rsidRPr="00DA2DAE">
        <w:rPr>
          <w:rFonts w:ascii="Times New Roman" w:eastAsia="Times New Roman" w:hAnsi="Times New Roman" w:cs="Times New Roman"/>
          <w:kern w:val="0"/>
          <w:sz w:val="24"/>
          <w:szCs w:val="24"/>
          <w:lang w:eastAsia="en-IN"/>
          <w14:ligatures w14:val="none"/>
        </w:rPr>
        <w:t xml:space="preserve"> to store:</w:t>
      </w:r>
    </w:p>
    <w:p w14:paraId="7A602C31" w14:textId="77777777" w:rsidR="00DA2DAE" w:rsidRPr="00DA2DAE" w:rsidRDefault="00DA2DAE">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User Information</w:t>
      </w:r>
    </w:p>
    <w:p w14:paraId="568C4FCE" w14:textId="77777777" w:rsidR="00DA2DAE" w:rsidRPr="00DA2DAE" w:rsidRDefault="00DA2DAE">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Workout Progress</w:t>
      </w:r>
    </w:p>
    <w:p w14:paraId="5FDE835A" w14:textId="77777777" w:rsidR="00DA2DAE" w:rsidRPr="00DA2DAE" w:rsidRDefault="00DA2DAE">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Water Intake Records</w:t>
      </w:r>
    </w:p>
    <w:p w14:paraId="7661F4A6" w14:textId="77777777" w:rsidR="00DA2DAE" w:rsidRPr="00DA2DAE" w:rsidRDefault="00DA2DAE">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Payment Details</w:t>
      </w:r>
    </w:p>
    <w:p w14:paraId="26F38628" w14:textId="77777777" w:rsidR="00DA2DAE" w:rsidRPr="00DA2DAE" w:rsidRDefault="00DA2DAE">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Subscription Information</w:t>
      </w:r>
    </w:p>
    <w:p w14:paraId="676E7E20" w14:textId="4BFCCB8D"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Figure 5.</w:t>
      </w:r>
      <w:r w:rsidR="001E0C02">
        <w:rPr>
          <w:rFonts w:ascii="Times New Roman" w:eastAsia="Times New Roman" w:hAnsi="Times New Roman" w:cs="Times New Roman"/>
          <w:b/>
          <w:bCs/>
          <w:kern w:val="0"/>
          <w:sz w:val="24"/>
          <w:szCs w:val="24"/>
          <w:lang w:eastAsia="en-IN"/>
          <w14:ligatures w14:val="none"/>
        </w:rPr>
        <w:t xml:space="preserve">2 </w:t>
      </w:r>
      <w:r w:rsidRPr="00DA2DAE">
        <w:rPr>
          <w:rFonts w:ascii="Times New Roman" w:eastAsia="Times New Roman" w:hAnsi="Times New Roman" w:cs="Times New Roman"/>
          <w:b/>
          <w:bCs/>
          <w:kern w:val="0"/>
          <w:sz w:val="24"/>
          <w:szCs w:val="24"/>
          <w:lang w:eastAsia="en-IN"/>
          <w14:ligatures w14:val="none"/>
        </w:rPr>
        <w:t>System Architecture of FITLIFE</w:t>
      </w:r>
    </w:p>
    <w:p w14:paraId="14E98A6A"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USER</w:t>
      </w:r>
    </w:p>
    <w:p w14:paraId="5E6FB07D"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lastRenderedPageBreak/>
        <w:t>↓</w:t>
      </w:r>
    </w:p>
    <w:p w14:paraId="7DD29D26"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WEB INTERFACE</w:t>
      </w:r>
    </w:p>
    <w:p w14:paraId="13E3B0AB"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t>
      </w:r>
    </w:p>
    <w:p w14:paraId="20FD5F53"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APPLICATION LOGIC</w:t>
      </w:r>
    </w:p>
    <w:p w14:paraId="333EA668"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t>
      </w:r>
    </w:p>
    <w:p w14:paraId="0582A08D"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FIREBASE DATABASE</w:t>
      </w:r>
    </w:p>
    <w:p w14:paraId="7F56009C"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t>
      </w:r>
    </w:p>
    <w:p w14:paraId="21625423"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ADMIN DASHBOARD</w:t>
      </w:r>
    </w:p>
    <w:p w14:paraId="5442991B"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Description:</w:t>
      </w:r>
      <w:r w:rsidRPr="00DA2DAE">
        <w:rPr>
          <w:rFonts w:ascii="Times New Roman" w:eastAsia="Times New Roman" w:hAnsi="Times New Roman" w:cs="Times New Roman"/>
          <w:kern w:val="0"/>
          <w:sz w:val="24"/>
          <w:szCs w:val="24"/>
          <w:lang w:eastAsia="en-IN"/>
          <w14:ligatures w14:val="none"/>
        </w:rPr>
        <w:br/>
        <w:t xml:space="preserve">The architecture enables interaction between users and the database through the application layer. Firebase </w:t>
      </w:r>
      <w:proofErr w:type="spellStart"/>
      <w:r w:rsidRPr="00DA2DAE">
        <w:rPr>
          <w:rFonts w:ascii="Times New Roman" w:eastAsia="Times New Roman" w:hAnsi="Times New Roman" w:cs="Times New Roman"/>
          <w:kern w:val="0"/>
          <w:sz w:val="24"/>
          <w:szCs w:val="24"/>
          <w:lang w:eastAsia="en-IN"/>
          <w14:ligatures w14:val="none"/>
        </w:rPr>
        <w:t>Firestore</w:t>
      </w:r>
      <w:proofErr w:type="spellEnd"/>
      <w:r w:rsidRPr="00DA2DAE">
        <w:rPr>
          <w:rFonts w:ascii="Times New Roman" w:eastAsia="Times New Roman" w:hAnsi="Times New Roman" w:cs="Times New Roman"/>
          <w:kern w:val="0"/>
          <w:sz w:val="24"/>
          <w:szCs w:val="24"/>
          <w:lang w:eastAsia="en-IN"/>
          <w14:ligatures w14:val="none"/>
        </w:rPr>
        <w:t xml:space="preserve"> manages all user and fitness-related information.</w:t>
      </w:r>
    </w:p>
    <w:p w14:paraId="6F014765" w14:textId="77777777" w:rsidR="00DA2DAE" w:rsidRPr="00DA2DAE" w:rsidRDefault="00DA2DAE"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A2DAE">
        <w:rPr>
          <w:rFonts w:ascii="Times New Roman" w:eastAsia="Times New Roman" w:hAnsi="Times New Roman" w:cs="Times New Roman"/>
          <w:b/>
          <w:bCs/>
          <w:kern w:val="0"/>
          <w:sz w:val="28"/>
          <w:szCs w:val="28"/>
          <w:lang w:eastAsia="en-IN"/>
          <w14:ligatures w14:val="none"/>
        </w:rPr>
        <w:t>5.3 Database Design</w:t>
      </w:r>
    </w:p>
    <w:p w14:paraId="1F1CD10C" w14:textId="77777777" w:rsid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 xml:space="preserve">FITLIFE uses Firebase </w:t>
      </w:r>
      <w:proofErr w:type="spellStart"/>
      <w:r w:rsidRPr="00DA2DAE">
        <w:rPr>
          <w:rFonts w:ascii="Times New Roman" w:eastAsia="Times New Roman" w:hAnsi="Times New Roman" w:cs="Times New Roman"/>
          <w:kern w:val="0"/>
          <w:sz w:val="24"/>
          <w:szCs w:val="24"/>
          <w:lang w:eastAsia="en-IN"/>
          <w14:ligatures w14:val="none"/>
        </w:rPr>
        <w:t>Firestore</w:t>
      </w:r>
      <w:proofErr w:type="spellEnd"/>
      <w:r w:rsidRPr="00DA2DAE">
        <w:rPr>
          <w:rFonts w:ascii="Times New Roman" w:eastAsia="Times New Roman" w:hAnsi="Times New Roman" w:cs="Times New Roman"/>
          <w:kern w:val="0"/>
          <w:sz w:val="24"/>
          <w:szCs w:val="24"/>
          <w:lang w:eastAsia="en-IN"/>
          <w14:ligatures w14:val="none"/>
        </w:rPr>
        <w:t>, a cloud-based NoSQL database that provides secure and scalable data storage.</w:t>
      </w:r>
    </w:p>
    <w:tbl>
      <w:tblPr>
        <w:tblW w:w="82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2"/>
        <w:gridCol w:w="2047"/>
        <w:gridCol w:w="3987"/>
      </w:tblGrid>
      <w:tr w:rsidR="001E0C02" w:rsidRPr="001E0C02" w14:paraId="191CD544" w14:textId="77777777" w:rsidTr="001E0C02">
        <w:trPr>
          <w:trHeight w:val="482"/>
          <w:tblHeader/>
          <w:tblCellSpacing w:w="15" w:type="dxa"/>
        </w:trPr>
        <w:tc>
          <w:tcPr>
            <w:tcW w:w="0" w:type="auto"/>
            <w:vAlign w:val="center"/>
            <w:hideMark/>
          </w:tcPr>
          <w:p w14:paraId="31B3878B" w14:textId="77777777" w:rsidR="001E0C02" w:rsidRPr="001E0C02" w:rsidRDefault="001E0C02" w:rsidP="001E0C02">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1E0C02">
              <w:rPr>
                <w:rFonts w:ascii="Times New Roman" w:eastAsia="Times New Roman" w:hAnsi="Times New Roman" w:cs="Times New Roman"/>
                <w:b/>
                <w:bCs/>
                <w:kern w:val="0"/>
                <w:sz w:val="24"/>
                <w:szCs w:val="24"/>
                <w:lang w:eastAsia="en-IN"/>
                <w14:ligatures w14:val="none"/>
              </w:rPr>
              <w:t>Field Name</w:t>
            </w:r>
          </w:p>
        </w:tc>
        <w:tc>
          <w:tcPr>
            <w:tcW w:w="0" w:type="auto"/>
            <w:vAlign w:val="center"/>
            <w:hideMark/>
          </w:tcPr>
          <w:p w14:paraId="4F63AA59" w14:textId="77777777" w:rsidR="001E0C02" w:rsidRPr="001E0C02" w:rsidRDefault="001E0C02" w:rsidP="001E0C02">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1E0C02">
              <w:rPr>
                <w:rFonts w:ascii="Times New Roman" w:eastAsia="Times New Roman" w:hAnsi="Times New Roman" w:cs="Times New Roman"/>
                <w:b/>
                <w:bCs/>
                <w:kern w:val="0"/>
                <w:sz w:val="24"/>
                <w:szCs w:val="24"/>
                <w:lang w:eastAsia="en-IN"/>
                <w14:ligatures w14:val="none"/>
              </w:rPr>
              <w:t>Data Type</w:t>
            </w:r>
          </w:p>
        </w:tc>
        <w:tc>
          <w:tcPr>
            <w:tcW w:w="0" w:type="auto"/>
            <w:vAlign w:val="center"/>
            <w:hideMark/>
          </w:tcPr>
          <w:p w14:paraId="3D8B03C8" w14:textId="77777777" w:rsidR="001E0C02" w:rsidRPr="001E0C02" w:rsidRDefault="001E0C02" w:rsidP="001E0C02">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1E0C02">
              <w:rPr>
                <w:rFonts w:ascii="Times New Roman" w:eastAsia="Times New Roman" w:hAnsi="Times New Roman" w:cs="Times New Roman"/>
                <w:b/>
                <w:bCs/>
                <w:kern w:val="0"/>
                <w:sz w:val="24"/>
                <w:szCs w:val="24"/>
                <w:lang w:eastAsia="en-IN"/>
                <w14:ligatures w14:val="none"/>
              </w:rPr>
              <w:t>Description</w:t>
            </w:r>
          </w:p>
        </w:tc>
      </w:tr>
      <w:tr w:rsidR="001E0C02" w:rsidRPr="001E0C02" w14:paraId="1C9DF9C2" w14:textId="77777777" w:rsidTr="001E0C02">
        <w:trPr>
          <w:trHeight w:val="465"/>
          <w:tblCellSpacing w:w="15" w:type="dxa"/>
        </w:trPr>
        <w:tc>
          <w:tcPr>
            <w:tcW w:w="0" w:type="auto"/>
            <w:vAlign w:val="center"/>
            <w:hideMark/>
          </w:tcPr>
          <w:p w14:paraId="022E61BB" w14:textId="77777777" w:rsidR="001E0C02" w:rsidRPr="001E0C02" w:rsidRDefault="001E0C02" w:rsidP="001E0C0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roofErr w:type="spellStart"/>
            <w:r w:rsidRPr="001E0C02">
              <w:rPr>
                <w:rFonts w:ascii="Times New Roman" w:eastAsia="Times New Roman" w:hAnsi="Times New Roman" w:cs="Times New Roman"/>
                <w:kern w:val="0"/>
                <w:sz w:val="24"/>
                <w:szCs w:val="24"/>
                <w:lang w:eastAsia="en-IN"/>
                <w14:ligatures w14:val="none"/>
              </w:rPr>
              <w:t>planId</w:t>
            </w:r>
            <w:proofErr w:type="spellEnd"/>
          </w:p>
        </w:tc>
        <w:tc>
          <w:tcPr>
            <w:tcW w:w="0" w:type="auto"/>
            <w:vAlign w:val="center"/>
            <w:hideMark/>
          </w:tcPr>
          <w:p w14:paraId="4867F61C" w14:textId="77777777" w:rsidR="001E0C02" w:rsidRPr="001E0C02" w:rsidRDefault="001E0C02" w:rsidP="001E0C0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E0C02">
              <w:rPr>
                <w:rFonts w:ascii="Times New Roman" w:eastAsia="Times New Roman" w:hAnsi="Times New Roman" w:cs="Times New Roman"/>
                <w:kern w:val="0"/>
                <w:sz w:val="24"/>
                <w:szCs w:val="24"/>
                <w:lang w:eastAsia="en-IN"/>
                <w14:ligatures w14:val="none"/>
              </w:rPr>
              <w:t>String</w:t>
            </w:r>
          </w:p>
        </w:tc>
        <w:tc>
          <w:tcPr>
            <w:tcW w:w="0" w:type="auto"/>
            <w:vAlign w:val="center"/>
            <w:hideMark/>
          </w:tcPr>
          <w:p w14:paraId="57596C56" w14:textId="77777777" w:rsidR="001E0C02" w:rsidRPr="001E0C02" w:rsidRDefault="001E0C02" w:rsidP="001E0C0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E0C02">
              <w:rPr>
                <w:rFonts w:ascii="Times New Roman" w:eastAsia="Times New Roman" w:hAnsi="Times New Roman" w:cs="Times New Roman"/>
                <w:kern w:val="0"/>
                <w:sz w:val="24"/>
                <w:szCs w:val="24"/>
                <w:lang w:eastAsia="en-IN"/>
                <w14:ligatures w14:val="none"/>
              </w:rPr>
              <w:t>Unique Plan Identifier</w:t>
            </w:r>
          </w:p>
        </w:tc>
      </w:tr>
      <w:tr w:rsidR="001E0C02" w:rsidRPr="001E0C02" w14:paraId="6D516DE7" w14:textId="77777777" w:rsidTr="001E0C02">
        <w:trPr>
          <w:trHeight w:val="482"/>
          <w:tblCellSpacing w:w="15" w:type="dxa"/>
        </w:trPr>
        <w:tc>
          <w:tcPr>
            <w:tcW w:w="0" w:type="auto"/>
            <w:vAlign w:val="center"/>
            <w:hideMark/>
          </w:tcPr>
          <w:p w14:paraId="73834B22" w14:textId="77777777" w:rsidR="001E0C02" w:rsidRPr="001E0C02" w:rsidRDefault="001E0C02" w:rsidP="001E0C0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roofErr w:type="spellStart"/>
            <w:r w:rsidRPr="001E0C02">
              <w:rPr>
                <w:rFonts w:ascii="Times New Roman" w:eastAsia="Times New Roman" w:hAnsi="Times New Roman" w:cs="Times New Roman"/>
                <w:kern w:val="0"/>
                <w:sz w:val="24"/>
                <w:szCs w:val="24"/>
                <w:lang w:eastAsia="en-IN"/>
                <w14:ligatures w14:val="none"/>
              </w:rPr>
              <w:t>planName</w:t>
            </w:r>
            <w:proofErr w:type="spellEnd"/>
          </w:p>
        </w:tc>
        <w:tc>
          <w:tcPr>
            <w:tcW w:w="0" w:type="auto"/>
            <w:vAlign w:val="center"/>
            <w:hideMark/>
          </w:tcPr>
          <w:p w14:paraId="0EE65862" w14:textId="77777777" w:rsidR="001E0C02" w:rsidRPr="001E0C02" w:rsidRDefault="001E0C02" w:rsidP="001E0C0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E0C02">
              <w:rPr>
                <w:rFonts w:ascii="Times New Roman" w:eastAsia="Times New Roman" w:hAnsi="Times New Roman" w:cs="Times New Roman"/>
                <w:kern w:val="0"/>
                <w:sz w:val="24"/>
                <w:szCs w:val="24"/>
                <w:lang w:eastAsia="en-IN"/>
                <w14:ligatures w14:val="none"/>
              </w:rPr>
              <w:t>String</w:t>
            </w:r>
          </w:p>
        </w:tc>
        <w:tc>
          <w:tcPr>
            <w:tcW w:w="0" w:type="auto"/>
            <w:vAlign w:val="center"/>
            <w:hideMark/>
          </w:tcPr>
          <w:p w14:paraId="35D952FC" w14:textId="77777777" w:rsidR="001E0C02" w:rsidRPr="001E0C02" w:rsidRDefault="001E0C02" w:rsidP="001E0C0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E0C02">
              <w:rPr>
                <w:rFonts w:ascii="Times New Roman" w:eastAsia="Times New Roman" w:hAnsi="Times New Roman" w:cs="Times New Roman"/>
                <w:kern w:val="0"/>
                <w:sz w:val="24"/>
                <w:szCs w:val="24"/>
                <w:lang w:eastAsia="en-IN"/>
                <w14:ligatures w14:val="none"/>
              </w:rPr>
              <w:t>Plan Name</w:t>
            </w:r>
          </w:p>
        </w:tc>
      </w:tr>
      <w:tr w:rsidR="001E0C02" w:rsidRPr="001E0C02" w14:paraId="35322684" w14:textId="77777777" w:rsidTr="001E0C02">
        <w:trPr>
          <w:trHeight w:val="465"/>
          <w:tblCellSpacing w:w="15" w:type="dxa"/>
        </w:trPr>
        <w:tc>
          <w:tcPr>
            <w:tcW w:w="0" w:type="auto"/>
            <w:vAlign w:val="center"/>
            <w:hideMark/>
          </w:tcPr>
          <w:p w14:paraId="67F22762" w14:textId="77777777" w:rsidR="001E0C02" w:rsidRPr="001E0C02" w:rsidRDefault="001E0C02" w:rsidP="001E0C0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roofErr w:type="spellStart"/>
            <w:r w:rsidRPr="001E0C02">
              <w:rPr>
                <w:rFonts w:ascii="Times New Roman" w:eastAsia="Times New Roman" w:hAnsi="Times New Roman" w:cs="Times New Roman"/>
                <w:kern w:val="0"/>
                <w:sz w:val="24"/>
                <w:szCs w:val="24"/>
                <w:lang w:eastAsia="en-IN"/>
                <w14:ligatures w14:val="none"/>
              </w:rPr>
              <w:t>planType</w:t>
            </w:r>
            <w:proofErr w:type="spellEnd"/>
          </w:p>
        </w:tc>
        <w:tc>
          <w:tcPr>
            <w:tcW w:w="0" w:type="auto"/>
            <w:vAlign w:val="center"/>
            <w:hideMark/>
          </w:tcPr>
          <w:p w14:paraId="4FDDCD2B" w14:textId="77777777" w:rsidR="001E0C02" w:rsidRPr="001E0C02" w:rsidRDefault="001E0C02" w:rsidP="001E0C0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E0C02">
              <w:rPr>
                <w:rFonts w:ascii="Times New Roman" w:eastAsia="Times New Roman" w:hAnsi="Times New Roman" w:cs="Times New Roman"/>
                <w:kern w:val="0"/>
                <w:sz w:val="24"/>
                <w:szCs w:val="24"/>
                <w:lang w:eastAsia="en-IN"/>
                <w14:ligatures w14:val="none"/>
              </w:rPr>
              <w:t>String</w:t>
            </w:r>
          </w:p>
        </w:tc>
        <w:tc>
          <w:tcPr>
            <w:tcW w:w="0" w:type="auto"/>
            <w:vAlign w:val="center"/>
            <w:hideMark/>
          </w:tcPr>
          <w:p w14:paraId="0B14BA0C" w14:textId="77777777" w:rsidR="001E0C02" w:rsidRPr="001E0C02" w:rsidRDefault="001E0C02" w:rsidP="001E0C0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E0C02">
              <w:rPr>
                <w:rFonts w:ascii="Times New Roman" w:eastAsia="Times New Roman" w:hAnsi="Times New Roman" w:cs="Times New Roman"/>
                <w:kern w:val="0"/>
                <w:sz w:val="24"/>
                <w:szCs w:val="24"/>
                <w:lang w:eastAsia="en-IN"/>
                <w14:ligatures w14:val="none"/>
              </w:rPr>
              <w:t>Free or Standard</w:t>
            </w:r>
          </w:p>
        </w:tc>
      </w:tr>
      <w:tr w:rsidR="001E0C02" w:rsidRPr="001E0C02" w14:paraId="0E8A2A41" w14:textId="77777777" w:rsidTr="001E0C02">
        <w:trPr>
          <w:trHeight w:val="482"/>
          <w:tblCellSpacing w:w="15" w:type="dxa"/>
        </w:trPr>
        <w:tc>
          <w:tcPr>
            <w:tcW w:w="0" w:type="auto"/>
            <w:vAlign w:val="center"/>
            <w:hideMark/>
          </w:tcPr>
          <w:p w14:paraId="5FFC6CB8" w14:textId="77777777" w:rsidR="001E0C02" w:rsidRPr="001E0C02" w:rsidRDefault="001E0C02" w:rsidP="001E0C0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E0C02">
              <w:rPr>
                <w:rFonts w:ascii="Times New Roman" w:eastAsia="Times New Roman" w:hAnsi="Times New Roman" w:cs="Times New Roman"/>
                <w:kern w:val="0"/>
                <w:sz w:val="24"/>
                <w:szCs w:val="24"/>
                <w:lang w:eastAsia="en-IN"/>
                <w14:ligatures w14:val="none"/>
              </w:rPr>
              <w:t>duration</w:t>
            </w:r>
          </w:p>
        </w:tc>
        <w:tc>
          <w:tcPr>
            <w:tcW w:w="0" w:type="auto"/>
            <w:vAlign w:val="center"/>
            <w:hideMark/>
          </w:tcPr>
          <w:p w14:paraId="71E3B5B8" w14:textId="77777777" w:rsidR="001E0C02" w:rsidRPr="001E0C02" w:rsidRDefault="001E0C02" w:rsidP="001E0C0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E0C02">
              <w:rPr>
                <w:rFonts w:ascii="Times New Roman" w:eastAsia="Times New Roman" w:hAnsi="Times New Roman" w:cs="Times New Roman"/>
                <w:kern w:val="0"/>
                <w:sz w:val="24"/>
                <w:szCs w:val="24"/>
                <w:lang w:eastAsia="en-IN"/>
                <w14:ligatures w14:val="none"/>
              </w:rPr>
              <w:t>String</w:t>
            </w:r>
          </w:p>
        </w:tc>
        <w:tc>
          <w:tcPr>
            <w:tcW w:w="0" w:type="auto"/>
            <w:vAlign w:val="center"/>
            <w:hideMark/>
          </w:tcPr>
          <w:p w14:paraId="47BF3CBE" w14:textId="77777777" w:rsidR="001E0C02" w:rsidRPr="001E0C02" w:rsidRDefault="001E0C02" w:rsidP="001E0C0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E0C02">
              <w:rPr>
                <w:rFonts w:ascii="Times New Roman" w:eastAsia="Times New Roman" w:hAnsi="Times New Roman" w:cs="Times New Roman"/>
                <w:kern w:val="0"/>
                <w:sz w:val="24"/>
                <w:szCs w:val="24"/>
                <w:lang w:eastAsia="en-IN"/>
                <w14:ligatures w14:val="none"/>
              </w:rPr>
              <w:t>Plan Duration</w:t>
            </w:r>
          </w:p>
        </w:tc>
      </w:tr>
      <w:tr w:rsidR="001E0C02" w:rsidRPr="001E0C02" w14:paraId="03224C37" w14:textId="77777777" w:rsidTr="001E0C02">
        <w:trPr>
          <w:trHeight w:val="482"/>
          <w:tblCellSpacing w:w="15" w:type="dxa"/>
        </w:trPr>
        <w:tc>
          <w:tcPr>
            <w:tcW w:w="0" w:type="auto"/>
            <w:vAlign w:val="center"/>
            <w:hideMark/>
          </w:tcPr>
          <w:p w14:paraId="6583C24C" w14:textId="77777777" w:rsidR="001E0C02" w:rsidRPr="001E0C02" w:rsidRDefault="001E0C02" w:rsidP="001E0C0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E0C02">
              <w:rPr>
                <w:rFonts w:ascii="Times New Roman" w:eastAsia="Times New Roman" w:hAnsi="Times New Roman" w:cs="Times New Roman"/>
                <w:kern w:val="0"/>
                <w:sz w:val="24"/>
                <w:szCs w:val="24"/>
                <w:lang w:eastAsia="en-IN"/>
                <w14:ligatures w14:val="none"/>
              </w:rPr>
              <w:t>description</w:t>
            </w:r>
          </w:p>
        </w:tc>
        <w:tc>
          <w:tcPr>
            <w:tcW w:w="0" w:type="auto"/>
            <w:vAlign w:val="center"/>
            <w:hideMark/>
          </w:tcPr>
          <w:p w14:paraId="0AC1D0C7" w14:textId="77777777" w:rsidR="001E0C02" w:rsidRPr="001E0C02" w:rsidRDefault="001E0C02" w:rsidP="001E0C0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E0C02">
              <w:rPr>
                <w:rFonts w:ascii="Times New Roman" w:eastAsia="Times New Roman" w:hAnsi="Times New Roman" w:cs="Times New Roman"/>
                <w:kern w:val="0"/>
                <w:sz w:val="24"/>
                <w:szCs w:val="24"/>
                <w:lang w:eastAsia="en-IN"/>
                <w14:ligatures w14:val="none"/>
              </w:rPr>
              <w:t>String</w:t>
            </w:r>
          </w:p>
        </w:tc>
        <w:tc>
          <w:tcPr>
            <w:tcW w:w="0" w:type="auto"/>
            <w:vAlign w:val="center"/>
            <w:hideMark/>
          </w:tcPr>
          <w:p w14:paraId="48731CBD" w14:textId="77777777" w:rsidR="001E0C02" w:rsidRPr="001E0C02" w:rsidRDefault="001E0C02" w:rsidP="001E0C0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E0C02">
              <w:rPr>
                <w:rFonts w:ascii="Times New Roman" w:eastAsia="Times New Roman" w:hAnsi="Times New Roman" w:cs="Times New Roman"/>
                <w:kern w:val="0"/>
                <w:sz w:val="24"/>
                <w:szCs w:val="24"/>
                <w:lang w:eastAsia="en-IN"/>
                <w14:ligatures w14:val="none"/>
              </w:rPr>
              <w:t>Plan Description</w:t>
            </w:r>
          </w:p>
        </w:tc>
      </w:tr>
      <w:tr w:rsidR="001E0C02" w:rsidRPr="001E0C02" w14:paraId="15628EFB" w14:textId="77777777" w:rsidTr="001E0C02">
        <w:trPr>
          <w:trHeight w:val="465"/>
          <w:tblCellSpacing w:w="15" w:type="dxa"/>
        </w:trPr>
        <w:tc>
          <w:tcPr>
            <w:tcW w:w="0" w:type="auto"/>
            <w:vAlign w:val="center"/>
            <w:hideMark/>
          </w:tcPr>
          <w:p w14:paraId="55D28D61" w14:textId="77777777" w:rsidR="001E0C02" w:rsidRPr="001E0C02" w:rsidRDefault="001E0C02" w:rsidP="001E0C0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roofErr w:type="spellStart"/>
            <w:r w:rsidRPr="001E0C02">
              <w:rPr>
                <w:rFonts w:ascii="Times New Roman" w:eastAsia="Times New Roman" w:hAnsi="Times New Roman" w:cs="Times New Roman"/>
                <w:kern w:val="0"/>
                <w:sz w:val="24"/>
                <w:szCs w:val="24"/>
                <w:lang w:eastAsia="en-IN"/>
                <w14:ligatures w14:val="none"/>
              </w:rPr>
              <w:t>videoLink</w:t>
            </w:r>
            <w:proofErr w:type="spellEnd"/>
          </w:p>
        </w:tc>
        <w:tc>
          <w:tcPr>
            <w:tcW w:w="0" w:type="auto"/>
            <w:vAlign w:val="center"/>
            <w:hideMark/>
          </w:tcPr>
          <w:p w14:paraId="0986B350" w14:textId="77777777" w:rsidR="001E0C02" w:rsidRPr="001E0C02" w:rsidRDefault="001E0C02" w:rsidP="001E0C0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E0C02">
              <w:rPr>
                <w:rFonts w:ascii="Times New Roman" w:eastAsia="Times New Roman" w:hAnsi="Times New Roman" w:cs="Times New Roman"/>
                <w:kern w:val="0"/>
                <w:sz w:val="24"/>
                <w:szCs w:val="24"/>
                <w:lang w:eastAsia="en-IN"/>
                <w14:ligatures w14:val="none"/>
              </w:rPr>
              <w:t>String</w:t>
            </w:r>
          </w:p>
        </w:tc>
        <w:tc>
          <w:tcPr>
            <w:tcW w:w="0" w:type="auto"/>
            <w:vAlign w:val="center"/>
            <w:hideMark/>
          </w:tcPr>
          <w:p w14:paraId="0F99ABDA" w14:textId="77777777" w:rsidR="001E0C02" w:rsidRPr="001E0C02" w:rsidRDefault="001E0C02" w:rsidP="001E0C0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E0C02">
              <w:rPr>
                <w:rFonts w:ascii="Times New Roman" w:eastAsia="Times New Roman" w:hAnsi="Times New Roman" w:cs="Times New Roman"/>
                <w:kern w:val="0"/>
                <w:sz w:val="24"/>
                <w:szCs w:val="24"/>
                <w:lang w:eastAsia="en-IN"/>
                <w14:ligatures w14:val="none"/>
              </w:rPr>
              <w:t>Workout Video URL</w:t>
            </w:r>
          </w:p>
        </w:tc>
      </w:tr>
    </w:tbl>
    <w:p w14:paraId="51E50070" w14:textId="208E4C81" w:rsidR="001E0C02" w:rsidRPr="001E0C02" w:rsidRDefault="001E0C02" w:rsidP="00F61D55">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Figure 5.</w:t>
      </w:r>
      <w:r>
        <w:rPr>
          <w:rFonts w:ascii="Times New Roman" w:eastAsia="Times New Roman" w:hAnsi="Times New Roman" w:cs="Times New Roman"/>
          <w:b/>
          <w:bCs/>
          <w:kern w:val="0"/>
          <w:sz w:val="24"/>
          <w:szCs w:val="24"/>
          <w:lang w:eastAsia="en-IN"/>
          <w14:ligatures w14:val="none"/>
        </w:rPr>
        <w:t>3 Workout plan table</w:t>
      </w:r>
    </w:p>
    <w:p w14:paraId="63394366" w14:textId="0CEA4FAC" w:rsidR="00DA2DAE" w:rsidRPr="00DA2DAE" w:rsidRDefault="00DA2DAE"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A2DAE">
        <w:rPr>
          <w:rFonts w:ascii="Times New Roman" w:eastAsia="Times New Roman" w:hAnsi="Times New Roman" w:cs="Times New Roman"/>
          <w:b/>
          <w:bCs/>
          <w:kern w:val="0"/>
          <w:sz w:val="28"/>
          <w:szCs w:val="28"/>
          <w:lang w:eastAsia="en-IN"/>
          <w14:ligatures w14:val="none"/>
        </w:rPr>
        <w:lastRenderedPageBreak/>
        <w:t>5.4 Firebase Database Structure</w:t>
      </w:r>
    </w:p>
    <w:p w14:paraId="34BFFD24" w14:textId="34733221" w:rsidR="00CA04FC"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 xml:space="preserve">The </w:t>
      </w:r>
      <w:proofErr w:type="spellStart"/>
      <w:r w:rsidRPr="00DA2DAE">
        <w:rPr>
          <w:rFonts w:ascii="Times New Roman" w:eastAsia="Times New Roman" w:hAnsi="Times New Roman" w:cs="Times New Roman"/>
          <w:kern w:val="0"/>
          <w:sz w:val="24"/>
          <w:szCs w:val="24"/>
          <w:lang w:eastAsia="en-IN"/>
          <w14:ligatures w14:val="none"/>
        </w:rPr>
        <w:t>Firestore</w:t>
      </w:r>
      <w:proofErr w:type="spellEnd"/>
      <w:r w:rsidRPr="00DA2DAE">
        <w:rPr>
          <w:rFonts w:ascii="Times New Roman" w:eastAsia="Times New Roman" w:hAnsi="Times New Roman" w:cs="Times New Roman"/>
          <w:kern w:val="0"/>
          <w:sz w:val="24"/>
          <w:szCs w:val="24"/>
          <w:lang w:eastAsia="en-IN"/>
          <w14:ligatures w14:val="none"/>
        </w:rPr>
        <w:t xml:space="preserve"> database follows a collection-document model.</w:t>
      </w:r>
    </w:p>
    <w:p w14:paraId="4CEE7737" w14:textId="66F59122"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Figure 5.</w:t>
      </w:r>
      <w:r w:rsidR="001E0C02">
        <w:rPr>
          <w:rFonts w:ascii="Times New Roman" w:eastAsia="Times New Roman" w:hAnsi="Times New Roman" w:cs="Times New Roman"/>
          <w:b/>
          <w:bCs/>
          <w:kern w:val="0"/>
          <w:sz w:val="24"/>
          <w:szCs w:val="24"/>
          <w:lang w:eastAsia="en-IN"/>
          <w14:ligatures w14:val="none"/>
        </w:rPr>
        <w:t xml:space="preserve">4 </w:t>
      </w:r>
      <w:r w:rsidRPr="00DA2DAE">
        <w:rPr>
          <w:rFonts w:ascii="Times New Roman" w:eastAsia="Times New Roman" w:hAnsi="Times New Roman" w:cs="Times New Roman"/>
          <w:b/>
          <w:bCs/>
          <w:kern w:val="0"/>
          <w:sz w:val="24"/>
          <w:szCs w:val="24"/>
          <w:lang w:eastAsia="en-IN"/>
          <w14:ligatures w14:val="none"/>
        </w:rPr>
        <w:t xml:space="preserve">Firebase </w:t>
      </w:r>
      <w:proofErr w:type="spellStart"/>
      <w:r w:rsidRPr="00DA2DAE">
        <w:rPr>
          <w:rFonts w:ascii="Times New Roman" w:eastAsia="Times New Roman" w:hAnsi="Times New Roman" w:cs="Times New Roman"/>
          <w:b/>
          <w:bCs/>
          <w:kern w:val="0"/>
          <w:sz w:val="24"/>
          <w:szCs w:val="24"/>
          <w:lang w:eastAsia="en-IN"/>
          <w14:ligatures w14:val="none"/>
        </w:rPr>
        <w:t>Firestore</w:t>
      </w:r>
      <w:proofErr w:type="spellEnd"/>
      <w:r w:rsidRPr="00DA2DAE">
        <w:rPr>
          <w:rFonts w:ascii="Times New Roman" w:eastAsia="Times New Roman" w:hAnsi="Times New Roman" w:cs="Times New Roman"/>
          <w:b/>
          <w:bCs/>
          <w:kern w:val="0"/>
          <w:sz w:val="24"/>
          <w:szCs w:val="24"/>
          <w:lang w:eastAsia="en-IN"/>
          <w14:ligatures w14:val="none"/>
        </w:rPr>
        <w:t xml:space="preserve"> Structure</w:t>
      </w:r>
    </w:p>
    <w:p w14:paraId="73606420"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users</w:t>
      </w:r>
    </w:p>
    <w:p w14:paraId="53EE1616"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t>
      </w:r>
    </w:p>
    <w:p w14:paraId="6FD22A92"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 user1</w:t>
      </w:r>
    </w:p>
    <w:p w14:paraId="6CB82869"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 ├── name</w:t>
      </w:r>
    </w:p>
    <w:p w14:paraId="6FF32A45"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 ├── email</w:t>
      </w:r>
    </w:p>
    <w:p w14:paraId="5EA98915"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 ├── plan</w:t>
      </w:r>
    </w:p>
    <w:p w14:paraId="28FCD9C0"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 xml:space="preserve">│ ├── </w:t>
      </w:r>
      <w:proofErr w:type="spellStart"/>
      <w:r w:rsidRPr="00DA2DAE">
        <w:rPr>
          <w:rFonts w:ascii="Times New Roman" w:eastAsia="Times New Roman" w:hAnsi="Times New Roman" w:cs="Times New Roman"/>
          <w:kern w:val="0"/>
          <w:sz w:val="24"/>
          <w:szCs w:val="24"/>
          <w:lang w:eastAsia="en-IN"/>
          <w14:ligatures w14:val="none"/>
        </w:rPr>
        <w:t>transactionId</w:t>
      </w:r>
      <w:proofErr w:type="spellEnd"/>
    </w:p>
    <w:p w14:paraId="073A5C8A"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 xml:space="preserve">│ ├── </w:t>
      </w:r>
      <w:proofErr w:type="spellStart"/>
      <w:r w:rsidRPr="00DA2DAE">
        <w:rPr>
          <w:rFonts w:ascii="Times New Roman" w:eastAsia="Times New Roman" w:hAnsi="Times New Roman" w:cs="Times New Roman"/>
          <w:kern w:val="0"/>
          <w:sz w:val="24"/>
          <w:szCs w:val="24"/>
          <w:lang w:eastAsia="en-IN"/>
          <w14:ligatures w14:val="none"/>
        </w:rPr>
        <w:t>workoutProgress</w:t>
      </w:r>
      <w:proofErr w:type="spellEnd"/>
    </w:p>
    <w:p w14:paraId="64FCE00A"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 xml:space="preserve">│ └── </w:t>
      </w:r>
      <w:proofErr w:type="spellStart"/>
      <w:r w:rsidRPr="00DA2DAE">
        <w:rPr>
          <w:rFonts w:ascii="Times New Roman" w:eastAsia="Times New Roman" w:hAnsi="Times New Roman" w:cs="Times New Roman"/>
          <w:kern w:val="0"/>
          <w:sz w:val="24"/>
          <w:szCs w:val="24"/>
          <w:lang w:eastAsia="en-IN"/>
          <w14:ligatures w14:val="none"/>
        </w:rPr>
        <w:t>waterProgress</w:t>
      </w:r>
      <w:proofErr w:type="spellEnd"/>
    </w:p>
    <w:p w14:paraId="542BCB87"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t>
      </w:r>
    </w:p>
    <w:p w14:paraId="2F2BE976"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 user2</w:t>
      </w:r>
    </w:p>
    <w:p w14:paraId="42A83187"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Description:</w:t>
      </w:r>
      <w:r w:rsidRPr="00DA2DAE">
        <w:rPr>
          <w:rFonts w:ascii="Times New Roman" w:eastAsia="Times New Roman" w:hAnsi="Times New Roman" w:cs="Times New Roman"/>
          <w:kern w:val="0"/>
          <w:sz w:val="24"/>
          <w:szCs w:val="24"/>
          <w:lang w:eastAsia="en-IN"/>
          <w14:ligatures w14:val="none"/>
        </w:rPr>
        <w:br/>
        <w:t>Each user is stored as a separate document inside the Users collection. This structure provides flexibility and supports future system expansion.</w:t>
      </w:r>
    </w:p>
    <w:p w14:paraId="70B12969" w14:textId="77777777" w:rsidR="00DA2DAE" w:rsidRPr="00DA2DAE" w:rsidRDefault="00DA2DAE"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A2DAE">
        <w:rPr>
          <w:rFonts w:ascii="Times New Roman" w:eastAsia="Times New Roman" w:hAnsi="Times New Roman" w:cs="Times New Roman"/>
          <w:b/>
          <w:bCs/>
          <w:kern w:val="0"/>
          <w:sz w:val="28"/>
          <w:szCs w:val="28"/>
          <w:lang w:eastAsia="en-IN"/>
          <w14:ligatures w14:val="none"/>
        </w:rPr>
        <w:t>5.5 Entity Relationship Diagram</w:t>
      </w:r>
    </w:p>
    <w:p w14:paraId="578E827A"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The ER Diagram illustrates relationships among the major entities of the system.</w:t>
      </w:r>
    </w:p>
    <w:p w14:paraId="11305A5D"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IN"/>
          <w14:ligatures w14:val="none"/>
        </w:rPr>
      </w:pPr>
      <w:r w:rsidRPr="00DA2DAE">
        <w:rPr>
          <w:rFonts w:ascii="Times New Roman" w:eastAsia="Times New Roman" w:hAnsi="Times New Roman" w:cs="Times New Roman"/>
          <w:b/>
          <w:bCs/>
          <w:kern w:val="0"/>
          <w:sz w:val="27"/>
          <w:szCs w:val="27"/>
          <w:lang w:eastAsia="en-IN"/>
          <w14:ligatures w14:val="none"/>
        </w:rPr>
        <w:t>Main Entities</w:t>
      </w:r>
    </w:p>
    <w:p w14:paraId="070765AD" w14:textId="77777777" w:rsidR="00DA2DAE" w:rsidRPr="00DA2DAE" w:rsidRDefault="00DA2DAE">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User</w:t>
      </w:r>
    </w:p>
    <w:p w14:paraId="41D440B1" w14:textId="77777777" w:rsidR="00DA2DAE" w:rsidRPr="00DA2DAE" w:rsidRDefault="00DA2DAE">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lastRenderedPageBreak/>
        <w:t>Workout Plan</w:t>
      </w:r>
    </w:p>
    <w:p w14:paraId="06C28B8A" w14:textId="77777777" w:rsidR="00DA2DAE" w:rsidRPr="00DA2DAE" w:rsidRDefault="00DA2DAE">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Workout</w:t>
      </w:r>
    </w:p>
    <w:p w14:paraId="706FDA50" w14:textId="77777777" w:rsidR="00DA2DAE" w:rsidRPr="00DA2DAE" w:rsidRDefault="00DA2DAE">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Payment</w:t>
      </w:r>
    </w:p>
    <w:p w14:paraId="0E171D36" w14:textId="77777777" w:rsidR="00DA2DAE" w:rsidRDefault="00DA2DAE">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Admin</w:t>
      </w:r>
    </w:p>
    <w:p w14:paraId="74BC6389" w14:textId="430248E3" w:rsidR="00621776" w:rsidRPr="00DA2DAE" w:rsidRDefault="00621776" w:rsidP="009E2311">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del w:id="40" w:author="Sameer Khan" w:date="2026-06-10T11:09:00Z" w16du:dateUtc="2026-06-10T05:39:00Z">
        <w:r w:rsidDel="009E2311">
          <w:rPr>
            <w:rFonts w:ascii="Times New Roman" w:eastAsia="Times New Roman" w:hAnsi="Times New Roman" w:cs="Times New Roman"/>
            <w:noProof/>
            <w:kern w:val="0"/>
            <w:sz w:val="24"/>
            <w:szCs w:val="24"/>
            <w:lang w:eastAsia="en-IN"/>
            <w14:ligatures w14:val="none"/>
          </w:rPr>
          <w:drawing>
            <wp:inline distT="0" distB="0" distL="0" distR="0" wp14:anchorId="1867E991" wp14:editId="4DEBAC99">
              <wp:extent cx="5267325" cy="35147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7325" cy="3514725"/>
                      </a:xfrm>
                      <a:prstGeom prst="rect">
                        <a:avLst/>
                      </a:prstGeom>
                      <a:noFill/>
                      <a:ln>
                        <a:noFill/>
                      </a:ln>
                    </pic:spPr>
                  </pic:pic>
                </a:graphicData>
              </a:graphic>
            </wp:inline>
          </w:drawing>
        </w:r>
      </w:del>
      <w:ins w:id="41" w:author="Sameer Khan" w:date="2026-06-10T11:10:00Z" w16du:dateUtc="2026-06-10T05:40:00Z">
        <w:r w:rsidR="009E2311">
          <w:rPr>
            <w:rFonts w:ascii="Times New Roman" w:eastAsia="Times New Roman" w:hAnsi="Times New Roman" w:cs="Times New Roman"/>
            <w:noProof/>
            <w:kern w:val="0"/>
            <w:sz w:val="24"/>
            <w:szCs w:val="24"/>
            <w:lang w:eastAsia="en-IN"/>
          </w:rPr>
          <w:drawing>
            <wp:inline distT="0" distB="0" distL="0" distR="0" wp14:anchorId="49B3136B" wp14:editId="174872C8">
              <wp:extent cx="5013960" cy="3343244"/>
              <wp:effectExtent l="0" t="0" r="0" b="0"/>
              <wp:docPr id="71643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30472" name="Picture 7164304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53827" cy="3369827"/>
                      </a:xfrm>
                      <a:prstGeom prst="rect">
                        <a:avLst/>
                      </a:prstGeom>
                    </pic:spPr>
                  </pic:pic>
                </a:graphicData>
              </a:graphic>
            </wp:inline>
          </w:drawing>
        </w:r>
      </w:ins>
    </w:p>
    <w:p w14:paraId="27C854B2" w14:textId="04C8226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Figure 5.</w:t>
      </w:r>
      <w:r w:rsidR="001E0C02">
        <w:rPr>
          <w:rFonts w:ascii="Times New Roman" w:eastAsia="Times New Roman" w:hAnsi="Times New Roman" w:cs="Times New Roman"/>
          <w:b/>
          <w:bCs/>
          <w:kern w:val="0"/>
          <w:sz w:val="24"/>
          <w:szCs w:val="24"/>
          <w:lang w:eastAsia="en-IN"/>
          <w14:ligatures w14:val="none"/>
        </w:rPr>
        <w:t xml:space="preserve">5 </w:t>
      </w:r>
      <w:r w:rsidRPr="00DA2DAE">
        <w:rPr>
          <w:rFonts w:ascii="Times New Roman" w:eastAsia="Times New Roman" w:hAnsi="Times New Roman" w:cs="Times New Roman"/>
          <w:b/>
          <w:bCs/>
          <w:kern w:val="0"/>
          <w:sz w:val="24"/>
          <w:szCs w:val="24"/>
          <w:lang w:eastAsia="en-IN"/>
          <w14:ligatures w14:val="none"/>
        </w:rPr>
        <w:t>Entity Relationship Diagram of FITLIFE System</w:t>
      </w:r>
    </w:p>
    <w:p w14:paraId="4B65ED5B"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User → Workout Plan → Workout</w:t>
      </w:r>
    </w:p>
    <w:p w14:paraId="204F9AD8"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User → Payment → Admin</w:t>
      </w:r>
    </w:p>
    <w:p w14:paraId="5052DA58" w14:textId="77777777" w:rsidR="00CF0A93" w:rsidRPr="00CF0A93" w:rsidRDefault="00DA2DAE" w:rsidP="00CF0A93">
      <w:pPr>
        <w:spacing w:before="100" w:beforeAutospacing="1" w:after="100" w:afterAutospacing="1" w:line="360" w:lineRule="auto"/>
        <w:jc w:val="both"/>
        <w:rPr>
          <w:ins w:id="42" w:author="Sameer Khan" w:date="2026-06-10T11:17:00Z"/>
          <w:rFonts w:ascii="Times New Roman" w:eastAsia="Times New Roman" w:hAnsi="Times New Roman" w:cs="Times New Roman"/>
          <w:kern w:val="0"/>
          <w:sz w:val="24"/>
          <w:szCs w:val="24"/>
          <w:lang w:eastAsia="en-IN"/>
          <w14:ligatures w14:val="none"/>
          <w:rPrChange w:id="43" w:author="Sameer Khan" w:date="2026-06-10T11:19:00Z" w16du:dateUtc="2026-06-10T05:49:00Z">
            <w:rPr>
              <w:ins w:id="44" w:author="Sameer Khan" w:date="2026-06-10T11:17:00Z"/>
              <w:rFonts w:eastAsia="Times New Roman"/>
              <w:kern w:val="0"/>
              <w:lang w:eastAsia="en-IN"/>
              <w14:ligatures w14:val="none"/>
            </w:rPr>
          </w:rPrChange>
        </w:rPr>
      </w:pPr>
      <w:r w:rsidRPr="00DA2DAE">
        <w:rPr>
          <w:rFonts w:ascii="Times New Roman" w:eastAsia="Times New Roman" w:hAnsi="Times New Roman" w:cs="Times New Roman"/>
          <w:b/>
          <w:bCs/>
          <w:kern w:val="0"/>
          <w:sz w:val="24"/>
          <w:szCs w:val="24"/>
          <w:lang w:eastAsia="en-IN"/>
          <w14:ligatures w14:val="none"/>
        </w:rPr>
        <w:t>Description:</w:t>
      </w:r>
      <w:r w:rsidRPr="00DA2DAE">
        <w:rPr>
          <w:rFonts w:ascii="Times New Roman" w:eastAsia="Times New Roman" w:hAnsi="Times New Roman" w:cs="Times New Roman"/>
          <w:kern w:val="0"/>
          <w:sz w:val="24"/>
          <w:szCs w:val="24"/>
          <w:lang w:eastAsia="en-IN"/>
          <w14:ligatures w14:val="none"/>
        </w:rPr>
        <w:br/>
      </w:r>
      <w:ins w:id="45" w:author="Sameer Khan" w:date="2026-06-10T11:17:00Z">
        <w:r w:rsidR="00CF0A93" w:rsidRPr="00CF0A93">
          <w:rPr>
            <w:rFonts w:ascii="Times New Roman" w:eastAsia="Times New Roman" w:hAnsi="Times New Roman" w:cs="Times New Roman"/>
            <w:kern w:val="0"/>
            <w:sz w:val="24"/>
            <w:szCs w:val="24"/>
            <w:lang w:eastAsia="en-IN"/>
            <w14:ligatures w14:val="none"/>
            <w:rPrChange w:id="46" w:author="Sameer Khan" w:date="2026-06-10T11:19:00Z" w16du:dateUtc="2026-06-10T05:49:00Z">
              <w:rPr>
                <w:rFonts w:eastAsia="Times New Roman"/>
                <w:kern w:val="0"/>
                <w:lang w:eastAsia="en-IN"/>
                <w14:ligatures w14:val="none"/>
              </w:rPr>
            </w:rPrChange>
          </w:rPr>
          <w:t xml:space="preserve">The ER Diagram represents the database structure of the FITLIFE system. It shows the relationship between the main entities: </w:t>
        </w:r>
        <w:r w:rsidR="00CF0A93" w:rsidRPr="00CF0A93">
          <w:rPr>
            <w:rFonts w:ascii="Times New Roman" w:eastAsia="Times New Roman" w:hAnsi="Times New Roman" w:cs="Times New Roman"/>
            <w:b/>
            <w:bCs/>
            <w:kern w:val="0"/>
            <w:sz w:val="24"/>
            <w:szCs w:val="24"/>
            <w:lang w:eastAsia="en-IN"/>
            <w14:ligatures w14:val="none"/>
            <w:rPrChange w:id="47" w:author="Sameer Khan" w:date="2026-06-10T11:19:00Z" w16du:dateUtc="2026-06-10T05:49:00Z">
              <w:rPr>
                <w:rFonts w:eastAsia="Times New Roman"/>
                <w:b/>
                <w:bCs/>
                <w:kern w:val="0"/>
                <w:lang w:eastAsia="en-IN"/>
                <w14:ligatures w14:val="none"/>
              </w:rPr>
            </w:rPrChange>
          </w:rPr>
          <w:t>User, Workout Plan, Payment, and Progress</w:t>
        </w:r>
        <w:r w:rsidR="00CF0A93" w:rsidRPr="00CF0A93">
          <w:rPr>
            <w:rFonts w:ascii="Times New Roman" w:eastAsia="Times New Roman" w:hAnsi="Times New Roman" w:cs="Times New Roman"/>
            <w:kern w:val="0"/>
            <w:sz w:val="24"/>
            <w:szCs w:val="24"/>
            <w:lang w:eastAsia="en-IN"/>
            <w14:ligatures w14:val="none"/>
            <w:rPrChange w:id="48" w:author="Sameer Khan" w:date="2026-06-10T11:19:00Z" w16du:dateUtc="2026-06-10T05:49:00Z">
              <w:rPr>
                <w:rFonts w:eastAsia="Times New Roman"/>
                <w:kern w:val="0"/>
                <w:lang w:eastAsia="en-IN"/>
                <w14:ligatures w14:val="none"/>
              </w:rPr>
            </w:rPrChange>
          </w:rPr>
          <w:t xml:space="preserve">. A user can select a workout plan, make payments for premium services, and track fitness progress. This structure helps in storing and managing user information efficiently in the Firebase </w:t>
        </w:r>
        <w:proofErr w:type="spellStart"/>
        <w:r w:rsidR="00CF0A93" w:rsidRPr="00CF0A93">
          <w:rPr>
            <w:rFonts w:ascii="Times New Roman" w:eastAsia="Times New Roman" w:hAnsi="Times New Roman" w:cs="Times New Roman"/>
            <w:kern w:val="0"/>
            <w:sz w:val="24"/>
            <w:szCs w:val="24"/>
            <w:lang w:eastAsia="en-IN"/>
            <w14:ligatures w14:val="none"/>
            <w:rPrChange w:id="49" w:author="Sameer Khan" w:date="2026-06-10T11:19:00Z" w16du:dateUtc="2026-06-10T05:49:00Z">
              <w:rPr>
                <w:rFonts w:eastAsia="Times New Roman"/>
                <w:kern w:val="0"/>
                <w:lang w:eastAsia="en-IN"/>
                <w14:ligatures w14:val="none"/>
              </w:rPr>
            </w:rPrChange>
          </w:rPr>
          <w:t>Firestore</w:t>
        </w:r>
        <w:proofErr w:type="spellEnd"/>
        <w:r w:rsidR="00CF0A93" w:rsidRPr="00CF0A93">
          <w:rPr>
            <w:rFonts w:ascii="Times New Roman" w:eastAsia="Times New Roman" w:hAnsi="Times New Roman" w:cs="Times New Roman"/>
            <w:kern w:val="0"/>
            <w:sz w:val="24"/>
            <w:szCs w:val="24"/>
            <w:lang w:eastAsia="en-IN"/>
            <w14:ligatures w14:val="none"/>
            <w:rPrChange w:id="50" w:author="Sameer Khan" w:date="2026-06-10T11:19:00Z" w16du:dateUtc="2026-06-10T05:49:00Z">
              <w:rPr>
                <w:rFonts w:eastAsia="Times New Roman"/>
                <w:kern w:val="0"/>
                <w:lang w:eastAsia="en-IN"/>
                <w14:ligatures w14:val="none"/>
              </w:rPr>
            </w:rPrChange>
          </w:rPr>
          <w:t xml:space="preserve"> database.</w:t>
        </w:r>
      </w:ins>
    </w:p>
    <w:p w14:paraId="28F421B1" w14:textId="158F4FBE" w:rsidR="00DA2DAE" w:rsidRPr="00DA2DAE" w:rsidDel="00CF0A93" w:rsidRDefault="00DA2DAE" w:rsidP="00F61D55">
      <w:pPr>
        <w:spacing w:before="100" w:beforeAutospacing="1" w:after="100" w:afterAutospacing="1" w:line="360" w:lineRule="auto"/>
        <w:jc w:val="both"/>
        <w:rPr>
          <w:del w:id="51" w:author="Sameer Khan" w:date="2026-06-10T11:17:00Z" w16du:dateUtc="2026-06-10T05:47:00Z"/>
          <w:rFonts w:ascii="Times New Roman" w:eastAsia="Times New Roman" w:hAnsi="Times New Roman" w:cs="Times New Roman"/>
          <w:kern w:val="0"/>
          <w:sz w:val="24"/>
          <w:szCs w:val="24"/>
          <w:lang w:eastAsia="en-IN"/>
          <w14:ligatures w14:val="none"/>
        </w:rPr>
      </w:pPr>
      <w:del w:id="52" w:author="Sameer Khan" w:date="2026-06-10T11:17:00Z" w16du:dateUtc="2026-06-10T05:47:00Z">
        <w:r w:rsidRPr="00DA2DAE" w:rsidDel="00CF0A93">
          <w:rPr>
            <w:rFonts w:ascii="Times New Roman" w:eastAsia="Times New Roman" w:hAnsi="Times New Roman" w:cs="Times New Roman"/>
            <w:kern w:val="0"/>
            <w:sz w:val="24"/>
            <w:szCs w:val="24"/>
            <w:lang w:eastAsia="en-IN"/>
            <w14:ligatures w14:val="none"/>
          </w:rPr>
          <w:delText>A user selects a workout plan and performs workouts. Payments are verified by the administrator. The ER Diagram defines the relationship among all major entities.</w:delText>
        </w:r>
      </w:del>
    </w:p>
    <w:p w14:paraId="53158679" w14:textId="77777777" w:rsidR="00DA2DAE" w:rsidRPr="00DA2DAE" w:rsidRDefault="00DA2DAE" w:rsidP="00CF0A93">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sidRPr="00DA2DAE">
        <w:rPr>
          <w:rFonts w:ascii="Times New Roman" w:eastAsia="Times New Roman" w:hAnsi="Times New Roman" w:cs="Times New Roman"/>
          <w:b/>
          <w:bCs/>
          <w:kern w:val="0"/>
          <w:sz w:val="28"/>
          <w:szCs w:val="28"/>
          <w:lang w:eastAsia="en-IN"/>
          <w14:ligatures w14:val="none"/>
        </w:rPr>
        <w:t>5.6 Data Flow Diagrams</w:t>
      </w:r>
    </w:p>
    <w:p w14:paraId="7BD4BFD2"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DFD Level 0</w:t>
      </w:r>
    </w:p>
    <w:p w14:paraId="2BCFE2C3" w14:textId="7FC784D8"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lastRenderedPageBreak/>
        <w:t>Figure 5.</w:t>
      </w:r>
      <w:r w:rsidR="001E0C02">
        <w:rPr>
          <w:rFonts w:ascii="Times New Roman" w:eastAsia="Times New Roman" w:hAnsi="Times New Roman" w:cs="Times New Roman"/>
          <w:b/>
          <w:bCs/>
          <w:kern w:val="0"/>
          <w:sz w:val="24"/>
          <w:szCs w:val="24"/>
          <w:lang w:eastAsia="en-IN"/>
          <w14:ligatures w14:val="none"/>
        </w:rPr>
        <w:t>6</w:t>
      </w:r>
      <w:r w:rsidRPr="00DA2DAE">
        <w:rPr>
          <w:rFonts w:ascii="Times New Roman" w:eastAsia="Times New Roman" w:hAnsi="Times New Roman" w:cs="Times New Roman"/>
          <w:b/>
          <w:bCs/>
          <w:kern w:val="0"/>
          <w:sz w:val="24"/>
          <w:szCs w:val="24"/>
          <w:lang w:eastAsia="en-IN"/>
          <w14:ligatures w14:val="none"/>
        </w:rPr>
        <w:t xml:space="preserve"> DFD Level 0</w:t>
      </w:r>
    </w:p>
    <w:p w14:paraId="613B15E6"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USER</w:t>
      </w:r>
    </w:p>
    <w:p w14:paraId="32C40833"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t>
      </w:r>
    </w:p>
    <w:p w14:paraId="257B58BB"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FITLIFE SYSTEM</w:t>
      </w:r>
    </w:p>
    <w:p w14:paraId="0807CD5C"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t>
      </w:r>
    </w:p>
    <w:p w14:paraId="2E5E0A94"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ADMIN</w:t>
      </w:r>
    </w:p>
    <w:p w14:paraId="68C8A688"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Description:</w:t>
      </w:r>
      <w:r w:rsidRPr="00DA2DAE">
        <w:rPr>
          <w:rFonts w:ascii="Times New Roman" w:eastAsia="Times New Roman" w:hAnsi="Times New Roman" w:cs="Times New Roman"/>
          <w:kern w:val="0"/>
          <w:sz w:val="24"/>
          <w:szCs w:val="24"/>
          <w:lang w:eastAsia="en-IN"/>
          <w14:ligatures w14:val="none"/>
        </w:rPr>
        <w:br/>
        <w:t>This diagram provides a high-level overview of interaction between the user, system, and administrator.</w:t>
      </w:r>
    </w:p>
    <w:p w14:paraId="28F7310F"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DFD Level 1</w:t>
      </w:r>
    </w:p>
    <w:p w14:paraId="2E21CB51" w14:textId="542051AD"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Figure 5.</w:t>
      </w:r>
      <w:r w:rsidR="001E0C02">
        <w:rPr>
          <w:rFonts w:ascii="Times New Roman" w:eastAsia="Times New Roman" w:hAnsi="Times New Roman" w:cs="Times New Roman"/>
          <w:b/>
          <w:bCs/>
          <w:kern w:val="0"/>
          <w:sz w:val="24"/>
          <w:szCs w:val="24"/>
          <w:lang w:eastAsia="en-IN"/>
          <w14:ligatures w14:val="none"/>
        </w:rPr>
        <w:t>7</w:t>
      </w:r>
      <w:r w:rsidRPr="00DA2DAE">
        <w:rPr>
          <w:rFonts w:ascii="Times New Roman" w:eastAsia="Times New Roman" w:hAnsi="Times New Roman" w:cs="Times New Roman"/>
          <w:b/>
          <w:bCs/>
          <w:kern w:val="0"/>
          <w:sz w:val="24"/>
          <w:szCs w:val="24"/>
          <w:lang w:eastAsia="en-IN"/>
          <w14:ligatures w14:val="none"/>
        </w:rPr>
        <w:t xml:space="preserve"> DFD Level 1</w:t>
      </w:r>
    </w:p>
    <w:p w14:paraId="6181A51C"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USER</w:t>
      </w:r>
    </w:p>
    <w:p w14:paraId="45A81656"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 Registration Module</w:t>
      </w:r>
    </w:p>
    <w:p w14:paraId="5C6DC20C"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 Workout Module</w:t>
      </w:r>
    </w:p>
    <w:p w14:paraId="79BA3A45"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 Dashboard</w:t>
      </w:r>
    </w:p>
    <w:p w14:paraId="785A6931"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 BMI Calculator</w:t>
      </w:r>
    </w:p>
    <w:p w14:paraId="3F826E05"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 Water Tracker</w:t>
      </w:r>
    </w:p>
    <w:p w14:paraId="09C37AFB"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 Payment Module</w:t>
      </w:r>
    </w:p>
    <w:p w14:paraId="2B519566"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 Firebase Database</w:t>
      </w:r>
    </w:p>
    <w:p w14:paraId="73DD35F4"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ADMIN</w:t>
      </w:r>
    </w:p>
    <w:p w14:paraId="086BD1EC"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 User Management</w:t>
      </w:r>
    </w:p>
    <w:p w14:paraId="2B60FD03"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lastRenderedPageBreak/>
        <w:t>└── Payment Verification</w:t>
      </w:r>
    </w:p>
    <w:p w14:paraId="42D7315C"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Description:</w:t>
      </w:r>
      <w:r w:rsidRPr="00DA2DAE">
        <w:rPr>
          <w:rFonts w:ascii="Times New Roman" w:eastAsia="Times New Roman" w:hAnsi="Times New Roman" w:cs="Times New Roman"/>
          <w:kern w:val="0"/>
          <w:sz w:val="24"/>
          <w:szCs w:val="24"/>
          <w:lang w:eastAsia="en-IN"/>
          <w14:ligatures w14:val="none"/>
        </w:rPr>
        <w:br/>
        <w:t>DFD Level 1 illustrates the major modules of the system and their interactions.</w:t>
      </w:r>
    </w:p>
    <w:p w14:paraId="4F695F69"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DFD Level 2</w:t>
      </w:r>
    </w:p>
    <w:p w14:paraId="187E1CE2" w14:textId="1437BCCF"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Figure 5.</w:t>
      </w:r>
      <w:r w:rsidR="001E0C02">
        <w:rPr>
          <w:rFonts w:ascii="Times New Roman" w:eastAsia="Times New Roman" w:hAnsi="Times New Roman" w:cs="Times New Roman"/>
          <w:b/>
          <w:bCs/>
          <w:kern w:val="0"/>
          <w:sz w:val="24"/>
          <w:szCs w:val="24"/>
          <w:lang w:eastAsia="en-IN"/>
          <w14:ligatures w14:val="none"/>
        </w:rPr>
        <w:t>8</w:t>
      </w:r>
      <w:r w:rsidRPr="00DA2DAE">
        <w:rPr>
          <w:rFonts w:ascii="Times New Roman" w:eastAsia="Times New Roman" w:hAnsi="Times New Roman" w:cs="Times New Roman"/>
          <w:b/>
          <w:bCs/>
          <w:kern w:val="0"/>
          <w:sz w:val="24"/>
          <w:szCs w:val="24"/>
          <w:lang w:eastAsia="en-IN"/>
          <w14:ligatures w14:val="none"/>
        </w:rPr>
        <w:t xml:space="preserve"> DFD Level 2</w:t>
      </w:r>
    </w:p>
    <w:p w14:paraId="3926C67F"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User</w:t>
      </w:r>
    </w:p>
    <w:p w14:paraId="1F99B90D"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t>
      </w:r>
    </w:p>
    <w:p w14:paraId="675CE310"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Registration Form</w:t>
      </w:r>
    </w:p>
    <w:p w14:paraId="717FD79E"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t>
      </w:r>
    </w:p>
    <w:p w14:paraId="507FBD70"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Input Validation</w:t>
      </w:r>
    </w:p>
    <w:p w14:paraId="4F934109"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t>
      </w:r>
    </w:p>
    <w:p w14:paraId="5F32DDD2"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Firebase Database</w:t>
      </w:r>
    </w:p>
    <w:p w14:paraId="3D749C2D"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t>
      </w:r>
    </w:p>
    <w:p w14:paraId="3D9850DA"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Plan Selection</w:t>
      </w:r>
    </w:p>
    <w:p w14:paraId="17628142"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t>
      </w:r>
    </w:p>
    <w:p w14:paraId="39056E16"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Payment Verification</w:t>
      </w:r>
    </w:p>
    <w:p w14:paraId="205D02CF"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t>
      </w:r>
    </w:p>
    <w:p w14:paraId="2B41773F"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Dashboard Access</w:t>
      </w:r>
    </w:p>
    <w:p w14:paraId="098880A2"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Description:</w:t>
      </w:r>
      <w:r w:rsidRPr="00DA2DAE">
        <w:rPr>
          <w:rFonts w:ascii="Times New Roman" w:eastAsia="Times New Roman" w:hAnsi="Times New Roman" w:cs="Times New Roman"/>
          <w:kern w:val="0"/>
          <w:sz w:val="24"/>
          <w:szCs w:val="24"/>
          <w:lang w:eastAsia="en-IN"/>
          <w14:ligatures w14:val="none"/>
        </w:rPr>
        <w:br/>
        <w:t>This diagram shows the detailed process of registration, validation, data storage, and plan activation.</w:t>
      </w:r>
    </w:p>
    <w:p w14:paraId="39D1BD59" w14:textId="77777777" w:rsidR="00DA2DAE" w:rsidRPr="00DA2DAE" w:rsidRDefault="00DA2DAE"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A2DAE">
        <w:rPr>
          <w:rFonts w:ascii="Times New Roman" w:eastAsia="Times New Roman" w:hAnsi="Times New Roman" w:cs="Times New Roman"/>
          <w:b/>
          <w:bCs/>
          <w:kern w:val="0"/>
          <w:sz w:val="28"/>
          <w:szCs w:val="28"/>
          <w:lang w:eastAsia="en-IN"/>
          <w14:ligatures w14:val="none"/>
        </w:rPr>
        <w:lastRenderedPageBreak/>
        <w:t>5.7 User Interface Design</w:t>
      </w:r>
    </w:p>
    <w:p w14:paraId="3E59DA72"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The interface of FITLIFE follows modern web design principles.</w:t>
      </w:r>
    </w:p>
    <w:p w14:paraId="181E1C76"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Major Pages</w:t>
      </w:r>
    </w:p>
    <w:p w14:paraId="56369490" w14:textId="77777777" w:rsidR="00DA2DAE" w:rsidRPr="00DA2DAE" w:rsidRDefault="00DA2DAE">
      <w:pPr>
        <w:numPr>
          <w:ilvl w:val="0"/>
          <w:numId w:val="4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Home Page</w:t>
      </w:r>
    </w:p>
    <w:p w14:paraId="06EE2CE9" w14:textId="77777777" w:rsidR="00DA2DAE" w:rsidRPr="00DA2DAE" w:rsidRDefault="00DA2DAE">
      <w:pPr>
        <w:numPr>
          <w:ilvl w:val="0"/>
          <w:numId w:val="4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About Page</w:t>
      </w:r>
    </w:p>
    <w:p w14:paraId="7A3D9CE4" w14:textId="77777777" w:rsidR="00DA2DAE" w:rsidRPr="00DA2DAE" w:rsidRDefault="00DA2DAE">
      <w:pPr>
        <w:numPr>
          <w:ilvl w:val="0"/>
          <w:numId w:val="4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Plans Page</w:t>
      </w:r>
    </w:p>
    <w:p w14:paraId="28B8C426" w14:textId="77777777" w:rsidR="00DA2DAE" w:rsidRPr="00DA2DAE" w:rsidRDefault="00DA2DAE">
      <w:pPr>
        <w:numPr>
          <w:ilvl w:val="0"/>
          <w:numId w:val="4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Registration Page</w:t>
      </w:r>
    </w:p>
    <w:p w14:paraId="5349C03E" w14:textId="77777777" w:rsidR="00DA2DAE" w:rsidRPr="00DA2DAE" w:rsidRDefault="00DA2DAE">
      <w:pPr>
        <w:numPr>
          <w:ilvl w:val="0"/>
          <w:numId w:val="4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Dashboard</w:t>
      </w:r>
    </w:p>
    <w:p w14:paraId="4F60ED94" w14:textId="77777777" w:rsidR="00DA2DAE" w:rsidRPr="00DA2DAE" w:rsidRDefault="00DA2DAE">
      <w:pPr>
        <w:numPr>
          <w:ilvl w:val="0"/>
          <w:numId w:val="4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Admin Dashboard</w:t>
      </w:r>
    </w:p>
    <w:p w14:paraId="5487258D"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Design Features</w:t>
      </w:r>
    </w:p>
    <w:p w14:paraId="5FB86371" w14:textId="77777777" w:rsidR="00DA2DAE" w:rsidRPr="00DA2DAE" w:rsidRDefault="00DA2DAE">
      <w:pPr>
        <w:numPr>
          <w:ilvl w:val="0"/>
          <w:numId w:val="4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Simple Navigation</w:t>
      </w:r>
    </w:p>
    <w:p w14:paraId="3FCBE25B" w14:textId="77777777" w:rsidR="00DA2DAE" w:rsidRPr="00DA2DAE" w:rsidRDefault="00DA2DAE">
      <w:pPr>
        <w:numPr>
          <w:ilvl w:val="0"/>
          <w:numId w:val="4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Responsive Layout</w:t>
      </w:r>
    </w:p>
    <w:p w14:paraId="0BB7A403" w14:textId="77777777" w:rsidR="00DA2DAE" w:rsidRPr="00DA2DAE" w:rsidRDefault="00DA2DAE">
      <w:pPr>
        <w:numPr>
          <w:ilvl w:val="0"/>
          <w:numId w:val="4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Mobile Compatibility</w:t>
      </w:r>
    </w:p>
    <w:p w14:paraId="1F1BD099" w14:textId="77777777" w:rsidR="00DA2DAE" w:rsidRPr="00DA2DAE" w:rsidRDefault="00DA2DAE">
      <w:pPr>
        <w:numPr>
          <w:ilvl w:val="0"/>
          <w:numId w:val="4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User-Friendly Interface</w:t>
      </w:r>
    </w:p>
    <w:p w14:paraId="091E3854" w14:textId="77777777" w:rsid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These features improve accessibility and user experience.</w:t>
      </w:r>
    </w:p>
    <w:p w14:paraId="00A391CF" w14:textId="77777777" w:rsidR="00763996" w:rsidRDefault="00763996" w:rsidP="00763996">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p>
    <w:p w14:paraId="03D0CEDD" w14:textId="3BAA3838" w:rsidR="00763996" w:rsidRPr="00DA2DAE" w:rsidRDefault="00763996" w:rsidP="00763996">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Figure 5.</w:t>
      </w:r>
      <w:r w:rsidR="001E0C02">
        <w:rPr>
          <w:rFonts w:ascii="Times New Roman" w:eastAsia="Times New Roman" w:hAnsi="Times New Roman" w:cs="Times New Roman"/>
          <w:b/>
          <w:bCs/>
          <w:kern w:val="0"/>
          <w:sz w:val="24"/>
          <w:szCs w:val="24"/>
          <w:lang w:eastAsia="en-IN"/>
          <w14:ligatures w14:val="none"/>
        </w:rPr>
        <w:t xml:space="preserve">9 </w:t>
      </w:r>
      <w:r>
        <w:rPr>
          <w:rFonts w:ascii="Times New Roman" w:eastAsia="Times New Roman" w:hAnsi="Times New Roman" w:cs="Times New Roman"/>
          <w:b/>
          <w:bCs/>
          <w:kern w:val="0"/>
          <w:sz w:val="24"/>
          <w:szCs w:val="24"/>
          <w:lang w:eastAsia="en-IN"/>
          <w14:ligatures w14:val="none"/>
        </w:rPr>
        <w:t>User Interface</w:t>
      </w:r>
    </w:p>
    <w:p w14:paraId="7681E61A" w14:textId="2F22D1D7" w:rsidR="00763996" w:rsidRDefault="00763996"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i/>
          <w:iCs/>
          <w:noProof/>
          <w:kern w:val="0"/>
          <w:sz w:val="24"/>
          <w:szCs w:val="24"/>
          <w:lang w:eastAsia="en-IN"/>
          <w14:ligatures w14:val="none"/>
        </w:rPr>
        <w:drawing>
          <wp:inline distT="0" distB="0" distL="0" distR="0" wp14:anchorId="65D8EC36" wp14:editId="1FFA6833">
            <wp:extent cx="5257800" cy="259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57800" cy="2590800"/>
                    </a:xfrm>
                    <a:prstGeom prst="rect">
                      <a:avLst/>
                    </a:prstGeom>
                    <a:noFill/>
                    <a:ln>
                      <a:noFill/>
                    </a:ln>
                  </pic:spPr>
                </pic:pic>
              </a:graphicData>
            </a:graphic>
          </wp:inline>
        </w:drawing>
      </w:r>
    </w:p>
    <w:p w14:paraId="0803FC1B" w14:textId="75020BA6" w:rsidR="00A83182" w:rsidRDefault="00A83182"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14:ligatures w14:val="none"/>
        </w:rPr>
        <w:lastRenderedPageBreak/>
        <w:drawing>
          <wp:inline distT="0" distB="0" distL="0" distR="0" wp14:anchorId="460C01CC" wp14:editId="0D086CF4">
            <wp:extent cx="5257800" cy="26003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57800" cy="2600325"/>
                    </a:xfrm>
                    <a:prstGeom prst="rect">
                      <a:avLst/>
                    </a:prstGeom>
                    <a:noFill/>
                    <a:ln>
                      <a:noFill/>
                    </a:ln>
                  </pic:spPr>
                </pic:pic>
              </a:graphicData>
            </a:graphic>
          </wp:inline>
        </w:drawing>
      </w:r>
      <w:r>
        <w:rPr>
          <w:rFonts w:ascii="Times New Roman" w:eastAsia="Times New Roman" w:hAnsi="Times New Roman" w:cs="Times New Roman"/>
          <w:noProof/>
          <w:kern w:val="0"/>
          <w:sz w:val="24"/>
          <w:szCs w:val="24"/>
          <w:lang w:eastAsia="en-IN"/>
          <w14:ligatures w14:val="none"/>
        </w:rPr>
        <w:drawing>
          <wp:inline distT="0" distB="0" distL="0" distR="0" wp14:anchorId="055511CF" wp14:editId="29110563">
            <wp:extent cx="5267325" cy="26193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7325" cy="2619375"/>
                    </a:xfrm>
                    <a:prstGeom prst="rect">
                      <a:avLst/>
                    </a:prstGeom>
                    <a:noFill/>
                    <a:ln>
                      <a:noFill/>
                    </a:ln>
                  </pic:spPr>
                </pic:pic>
              </a:graphicData>
            </a:graphic>
          </wp:inline>
        </w:drawing>
      </w:r>
      <w:r>
        <w:rPr>
          <w:rFonts w:ascii="Times New Roman" w:eastAsia="Times New Roman" w:hAnsi="Times New Roman" w:cs="Times New Roman"/>
          <w:noProof/>
          <w:kern w:val="0"/>
          <w:sz w:val="24"/>
          <w:szCs w:val="24"/>
          <w:lang w:eastAsia="en-IN"/>
          <w14:ligatures w14:val="none"/>
        </w:rPr>
        <w:drawing>
          <wp:inline distT="0" distB="0" distL="0" distR="0" wp14:anchorId="02F7FBBE" wp14:editId="0F236D6F">
            <wp:extent cx="5276850" cy="26193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6850" cy="2619375"/>
                    </a:xfrm>
                    <a:prstGeom prst="rect">
                      <a:avLst/>
                    </a:prstGeom>
                    <a:noFill/>
                    <a:ln>
                      <a:noFill/>
                    </a:ln>
                  </pic:spPr>
                </pic:pic>
              </a:graphicData>
            </a:graphic>
          </wp:inline>
        </w:drawing>
      </w:r>
    </w:p>
    <w:p w14:paraId="2966F7CF" w14:textId="77777777" w:rsidR="00A83182" w:rsidRPr="00DA2DAE" w:rsidRDefault="00A83182"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4ABF12BC" w14:textId="13A2D330" w:rsidR="00763996" w:rsidRPr="00DA2DAE" w:rsidRDefault="00DA2DAE"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A2DAE">
        <w:rPr>
          <w:rFonts w:ascii="Times New Roman" w:eastAsia="Times New Roman" w:hAnsi="Times New Roman" w:cs="Times New Roman"/>
          <w:b/>
          <w:bCs/>
          <w:kern w:val="0"/>
          <w:sz w:val="28"/>
          <w:szCs w:val="28"/>
          <w:lang w:eastAsia="en-IN"/>
          <w14:ligatures w14:val="none"/>
        </w:rPr>
        <w:lastRenderedPageBreak/>
        <w:t>5.8 Navigation Structure</w:t>
      </w:r>
    </w:p>
    <w:p w14:paraId="7D5F4C8F"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The website follows a hierarchical navigation structure.</w:t>
      </w:r>
    </w:p>
    <w:p w14:paraId="4C08FFD0" w14:textId="6773AC8E"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Figure 5.</w:t>
      </w:r>
      <w:r w:rsidR="00763996">
        <w:rPr>
          <w:rFonts w:ascii="Times New Roman" w:eastAsia="Times New Roman" w:hAnsi="Times New Roman" w:cs="Times New Roman"/>
          <w:b/>
          <w:bCs/>
          <w:kern w:val="0"/>
          <w:sz w:val="24"/>
          <w:szCs w:val="24"/>
          <w:lang w:eastAsia="en-IN"/>
          <w14:ligatures w14:val="none"/>
        </w:rPr>
        <w:t>8</w:t>
      </w:r>
      <w:r w:rsidRPr="00DA2DAE">
        <w:rPr>
          <w:rFonts w:ascii="Times New Roman" w:eastAsia="Times New Roman" w:hAnsi="Times New Roman" w:cs="Times New Roman"/>
          <w:b/>
          <w:bCs/>
          <w:kern w:val="0"/>
          <w:sz w:val="24"/>
          <w:szCs w:val="24"/>
          <w:lang w:eastAsia="en-IN"/>
          <w14:ligatures w14:val="none"/>
        </w:rPr>
        <w:t xml:space="preserve"> Navigation Structure</w:t>
      </w:r>
    </w:p>
    <w:p w14:paraId="104A9DC4"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Home Page</w:t>
      </w:r>
    </w:p>
    <w:p w14:paraId="19931B75"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 About Us</w:t>
      </w:r>
    </w:p>
    <w:p w14:paraId="3B911445"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 Plans</w:t>
      </w:r>
    </w:p>
    <w:p w14:paraId="47C380D2"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 Registration</w:t>
      </w:r>
    </w:p>
    <w:p w14:paraId="3231C564"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 Dashboard</w:t>
      </w:r>
    </w:p>
    <w:p w14:paraId="3A6E63A5"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 BMI Calculator</w:t>
      </w:r>
    </w:p>
    <w:p w14:paraId="37F1945F"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 Water Tracker</w:t>
      </w:r>
    </w:p>
    <w:p w14:paraId="49D5DBC6"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 Contact Us</w:t>
      </w:r>
    </w:p>
    <w:p w14:paraId="2C5D1DE9"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Description:</w:t>
      </w:r>
      <w:r w:rsidRPr="00DA2DAE">
        <w:rPr>
          <w:rFonts w:ascii="Times New Roman" w:eastAsia="Times New Roman" w:hAnsi="Times New Roman" w:cs="Times New Roman"/>
          <w:kern w:val="0"/>
          <w:sz w:val="24"/>
          <w:szCs w:val="24"/>
          <w:lang w:eastAsia="en-IN"/>
          <w14:ligatures w14:val="none"/>
        </w:rPr>
        <w:br/>
        <w:t>The navigation structure provides direct access to all major features and improves usability.</w:t>
      </w:r>
    </w:p>
    <w:p w14:paraId="51723B77"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7D1C4C74" w14:textId="0134EFD6" w:rsidR="007C7FAA" w:rsidRDefault="007C7FAA" w:rsidP="00F61D55">
      <w:pPr>
        <w:spacing w:after="0" w:line="360" w:lineRule="auto"/>
        <w:jc w:val="both"/>
        <w:rPr>
          <w:rFonts w:ascii="Times New Roman" w:eastAsia="Times New Roman" w:hAnsi="Times New Roman" w:cs="Times New Roman"/>
          <w:kern w:val="0"/>
          <w:sz w:val="24"/>
          <w:szCs w:val="24"/>
          <w:lang w:eastAsia="en-IN"/>
          <w14:ligatures w14:val="none"/>
        </w:rPr>
      </w:pPr>
    </w:p>
    <w:p w14:paraId="3FC97B41" w14:textId="77777777" w:rsid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p>
    <w:p w14:paraId="67D19565" w14:textId="77777777" w:rsid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p>
    <w:p w14:paraId="09254F56" w14:textId="77777777" w:rsid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p>
    <w:p w14:paraId="4F2DADBE" w14:textId="77777777" w:rsidR="00763996" w:rsidRDefault="00763996" w:rsidP="00F61D55">
      <w:pPr>
        <w:spacing w:before="100" w:beforeAutospacing="1" w:after="100" w:afterAutospacing="1" w:line="360" w:lineRule="auto"/>
        <w:jc w:val="center"/>
        <w:outlineLvl w:val="0"/>
        <w:rPr>
          <w:rFonts w:ascii="Times New Roman" w:eastAsia="Times New Roman" w:hAnsi="Times New Roman" w:cs="Times New Roman"/>
          <w:kern w:val="0"/>
          <w:sz w:val="24"/>
          <w:szCs w:val="24"/>
          <w:lang w:eastAsia="en-IN"/>
          <w14:ligatures w14:val="none"/>
        </w:rPr>
      </w:pPr>
    </w:p>
    <w:p w14:paraId="537A4B77" w14:textId="77777777" w:rsidR="009441FA" w:rsidRDefault="009441FA" w:rsidP="00F61D55">
      <w:pPr>
        <w:spacing w:before="100" w:beforeAutospacing="1" w:after="100" w:afterAutospacing="1" w:line="360" w:lineRule="auto"/>
        <w:jc w:val="center"/>
        <w:outlineLvl w:val="0"/>
        <w:rPr>
          <w:rFonts w:ascii="Times New Roman" w:eastAsia="Times New Roman" w:hAnsi="Times New Roman" w:cs="Times New Roman"/>
          <w:b/>
          <w:bCs/>
          <w:kern w:val="36"/>
          <w:sz w:val="32"/>
          <w:szCs w:val="32"/>
          <w:lang w:eastAsia="en-IN"/>
          <w14:ligatures w14:val="none"/>
        </w:rPr>
      </w:pPr>
    </w:p>
    <w:p w14:paraId="626278BF" w14:textId="77777777" w:rsidR="001E0C02" w:rsidRDefault="001E0C02" w:rsidP="00F61D55">
      <w:pPr>
        <w:spacing w:before="100" w:beforeAutospacing="1" w:after="100" w:afterAutospacing="1" w:line="360" w:lineRule="auto"/>
        <w:jc w:val="center"/>
        <w:outlineLvl w:val="0"/>
        <w:rPr>
          <w:rFonts w:ascii="Times New Roman" w:eastAsia="Times New Roman" w:hAnsi="Times New Roman" w:cs="Times New Roman"/>
          <w:b/>
          <w:bCs/>
          <w:kern w:val="36"/>
          <w:sz w:val="32"/>
          <w:szCs w:val="32"/>
          <w:lang w:eastAsia="en-IN"/>
          <w14:ligatures w14:val="none"/>
        </w:rPr>
      </w:pPr>
    </w:p>
    <w:p w14:paraId="119FC375" w14:textId="252DC0B1" w:rsidR="00DA2DAE" w:rsidRPr="00DA2DAE" w:rsidRDefault="00DA2DAE" w:rsidP="00F61D55">
      <w:pPr>
        <w:spacing w:before="100" w:beforeAutospacing="1" w:after="100" w:afterAutospacing="1" w:line="360" w:lineRule="auto"/>
        <w:jc w:val="center"/>
        <w:outlineLvl w:val="0"/>
        <w:rPr>
          <w:rFonts w:ascii="Times New Roman" w:eastAsia="Times New Roman" w:hAnsi="Times New Roman" w:cs="Times New Roman"/>
          <w:b/>
          <w:bCs/>
          <w:kern w:val="36"/>
          <w:sz w:val="32"/>
          <w:szCs w:val="32"/>
          <w:lang w:eastAsia="en-IN"/>
          <w14:ligatures w14:val="none"/>
        </w:rPr>
      </w:pPr>
      <w:bookmarkStart w:id="53" w:name="_Toc231838953"/>
      <w:r w:rsidRPr="00DA2DAE">
        <w:rPr>
          <w:rFonts w:ascii="Times New Roman" w:eastAsia="Times New Roman" w:hAnsi="Times New Roman" w:cs="Times New Roman"/>
          <w:b/>
          <w:bCs/>
          <w:kern w:val="36"/>
          <w:sz w:val="32"/>
          <w:szCs w:val="32"/>
          <w:lang w:eastAsia="en-IN"/>
          <w14:ligatures w14:val="none"/>
        </w:rPr>
        <w:lastRenderedPageBreak/>
        <w:t>CHAPTER 6</w:t>
      </w:r>
      <w:bookmarkEnd w:id="53"/>
    </w:p>
    <w:p w14:paraId="391A2304" w14:textId="77777777" w:rsidR="00DA2DAE" w:rsidRPr="00DA2DAE" w:rsidRDefault="00DA2DAE" w:rsidP="00F61D55">
      <w:pPr>
        <w:spacing w:before="100" w:beforeAutospacing="1" w:after="100" w:afterAutospacing="1" w:line="360" w:lineRule="auto"/>
        <w:jc w:val="center"/>
        <w:outlineLvl w:val="0"/>
        <w:rPr>
          <w:rFonts w:ascii="Times New Roman" w:eastAsia="Times New Roman" w:hAnsi="Times New Roman" w:cs="Times New Roman"/>
          <w:b/>
          <w:bCs/>
          <w:kern w:val="36"/>
          <w:sz w:val="32"/>
          <w:szCs w:val="32"/>
          <w:lang w:eastAsia="en-IN"/>
          <w14:ligatures w14:val="none"/>
        </w:rPr>
      </w:pPr>
      <w:bookmarkStart w:id="54" w:name="_Toc231838954"/>
      <w:r w:rsidRPr="00DA2DAE">
        <w:rPr>
          <w:rFonts w:ascii="Times New Roman" w:eastAsia="Times New Roman" w:hAnsi="Times New Roman" w:cs="Times New Roman"/>
          <w:b/>
          <w:bCs/>
          <w:kern w:val="36"/>
          <w:sz w:val="32"/>
          <w:szCs w:val="32"/>
          <w:lang w:eastAsia="en-IN"/>
          <w14:ligatures w14:val="none"/>
        </w:rPr>
        <w:t>IMPLEMENTATION</w:t>
      </w:r>
      <w:bookmarkEnd w:id="54"/>
    </w:p>
    <w:p w14:paraId="3ABE1D2E" w14:textId="77777777" w:rsidR="00DA2DAE" w:rsidRPr="00DA2DAE" w:rsidRDefault="00DA2DAE"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A2DAE">
        <w:rPr>
          <w:rFonts w:ascii="Times New Roman" w:eastAsia="Times New Roman" w:hAnsi="Times New Roman" w:cs="Times New Roman"/>
          <w:b/>
          <w:bCs/>
          <w:kern w:val="0"/>
          <w:sz w:val="28"/>
          <w:szCs w:val="28"/>
          <w:lang w:eastAsia="en-IN"/>
          <w14:ligatures w14:val="none"/>
        </w:rPr>
        <w:t>6.1 Introduction</w:t>
      </w:r>
    </w:p>
    <w:p w14:paraId="2A72478D"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Implementation is the phase in which the system design is converted into a working application. During this phase, all modules of the FITLIFE system were developed and integrated to provide a complete web-based fitness management platform.</w:t>
      </w:r>
    </w:p>
    <w:p w14:paraId="7D2FBDE4"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The implementation process included user registration, workout management, BMI calculation, hydration tracking, payment verification, database integration, and administrative controls.</w:t>
      </w:r>
    </w:p>
    <w:p w14:paraId="0785C96F" w14:textId="77777777" w:rsidR="00DA2DAE" w:rsidRPr="00DA2DAE" w:rsidRDefault="00DA2DAE"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A2DAE">
        <w:rPr>
          <w:rFonts w:ascii="Times New Roman" w:eastAsia="Times New Roman" w:hAnsi="Times New Roman" w:cs="Times New Roman"/>
          <w:b/>
          <w:bCs/>
          <w:kern w:val="0"/>
          <w:sz w:val="28"/>
          <w:szCs w:val="28"/>
          <w:lang w:eastAsia="en-IN"/>
          <w14:ligatures w14:val="none"/>
        </w:rPr>
        <w:t>6.2 Tools and Technologies Used</w:t>
      </w:r>
    </w:p>
    <w:p w14:paraId="328D53AF"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The FITLIFE system was developed using modern web technologies.</w:t>
      </w:r>
    </w:p>
    <w:p w14:paraId="72D0286D"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Frontend Technologies</w:t>
      </w:r>
    </w:p>
    <w:p w14:paraId="36ABE538" w14:textId="77777777" w:rsidR="00DA2DAE" w:rsidRPr="00DA2DAE" w:rsidRDefault="00DA2DAE">
      <w:pPr>
        <w:numPr>
          <w:ilvl w:val="0"/>
          <w:numId w:val="4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HTML5</w:t>
      </w:r>
    </w:p>
    <w:p w14:paraId="7B85667D" w14:textId="77777777" w:rsidR="00DA2DAE" w:rsidRPr="00DA2DAE" w:rsidRDefault="00DA2DAE">
      <w:pPr>
        <w:numPr>
          <w:ilvl w:val="0"/>
          <w:numId w:val="4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CSS3</w:t>
      </w:r>
    </w:p>
    <w:p w14:paraId="47B9BEBF" w14:textId="77777777" w:rsidR="00DA2DAE" w:rsidRPr="00DA2DAE" w:rsidRDefault="00DA2DAE">
      <w:pPr>
        <w:numPr>
          <w:ilvl w:val="0"/>
          <w:numId w:val="4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JavaScript</w:t>
      </w:r>
    </w:p>
    <w:p w14:paraId="3BD7909C"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Database Technology</w:t>
      </w:r>
    </w:p>
    <w:p w14:paraId="57D387BD" w14:textId="77777777" w:rsidR="00DA2DAE" w:rsidRPr="00DA2DAE" w:rsidRDefault="00DA2DAE">
      <w:pPr>
        <w:numPr>
          <w:ilvl w:val="0"/>
          <w:numId w:val="4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 xml:space="preserve">Firebase </w:t>
      </w:r>
      <w:proofErr w:type="spellStart"/>
      <w:r w:rsidRPr="00DA2DAE">
        <w:rPr>
          <w:rFonts w:ascii="Times New Roman" w:eastAsia="Times New Roman" w:hAnsi="Times New Roman" w:cs="Times New Roman"/>
          <w:kern w:val="0"/>
          <w:sz w:val="24"/>
          <w:szCs w:val="24"/>
          <w:lang w:eastAsia="en-IN"/>
          <w14:ligatures w14:val="none"/>
        </w:rPr>
        <w:t>Firestore</w:t>
      </w:r>
      <w:proofErr w:type="spellEnd"/>
    </w:p>
    <w:p w14:paraId="690B3A0B"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Hosting Platform</w:t>
      </w:r>
    </w:p>
    <w:p w14:paraId="6EBEB6C6" w14:textId="77777777" w:rsidR="00DA2DAE" w:rsidRPr="00DA2DAE" w:rsidRDefault="00DA2DAE">
      <w:pPr>
        <w:numPr>
          <w:ilvl w:val="0"/>
          <w:numId w:val="4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GitHub Pages</w:t>
      </w:r>
    </w:p>
    <w:p w14:paraId="2576B0A9"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Development Tools</w:t>
      </w:r>
    </w:p>
    <w:p w14:paraId="5563F811" w14:textId="77777777" w:rsidR="00DA2DAE" w:rsidRPr="00DA2DAE" w:rsidRDefault="00DA2DAE">
      <w:pPr>
        <w:numPr>
          <w:ilvl w:val="0"/>
          <w:numId w:val="4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Visual Studio Code</w:t>
      </w:r>
    </w:p>
    <w:p w14:paraId="7730989C" w14:textId="77777777" w:rsidR="00DA2DAE" w:rsidRPr="00DA2DAE" w:rsidRDefault="00DA2DAE">
      <w:pPr>
        <w:numPr>
          <w:ilvl w:val="0"/>
          <w:numId w:val="4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Git</w:t>
      </w:r>
    </w:p>
    <w:p w14:paraId="1E5BA337" w14:textId="77777777" w:rsidR="00DA2DAE" w:rsidRPr="00DA2DAE" w:rsidRDefault="00DA2DAE">
      <w:pPr>
        <w:numPr>
          <w:ilvl w:val="0"/>
          <w:numId w:val="4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GitHub</w:t>
      </w:r>
    </w:p>
    <w:p w14:paraId="3C914946"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lastRenderedPageBreak/>
        <w:t>Table 6.1 Technologies Used in FITLIFE</w:t>
      </w:r>
    </w:p>
    <w:tbl>
      <w:tblPr>
        <w:tblW w:w="8625" w:type="dxa"/>
        <w:tblCellSpacing w:w="15" w:type="dxa"/>
        <w:tblCellMar>
          <w:top w:w="15" w:type="dxa"/>
          <w:left w:w="15" w:type="dxa"/>
          <w:bottom w:w="15" w:type="dxa"/>
          <w:right w:w="15" w:type="dxa"/>
        </w:tblCellMar>
        <w:tblLook w:val="04A0" w:firstRow="1" w:lastRow="0" w:firstColumn="1" w:lastColumn="0" w:noHBand="0" w:noVBand="1"/>
      </w:tblPr>
      <w:tblGrid>
        <w:gridCol w:w="3631"/>
        <w:gridCol w:w="4994"/>
      </w:tblGrid>
      <w:tr w:rsidR="00DA2DAE" w:rsidRPr="00DA2DAE" w14:paraId="659EA6B2" w14:textId="77777777" w:rsidTr="00DA2DAE">
        <w:trPr>
          <w:trHeight w:val="626"/>
          <w:tblHeader/>
          <w:tblCellSpacing w:w="15" w:type="dxa"/>
        </w:trPr>
        <w:tc>
          <w:tcPr>
            <w:tcW w:w="0" w:type="auto"/>
            <w:vAlign w:val="center"/>
            <w:hideMark/>
          </w:tcPr>
          <w:p w14:paraId="2CB4E988" w14:textId="77777777" w:rsidR="00DA2DAE" w:rsidRPr="00DA2DAE" w:rsidRDefault="00DA2DAE" w:rsidP="00F61D55">
            <w:pPr>
              <w:spacing w:after="0" w:line="360" w:lineRule="auto"/>
              <w:jc w:val="both"/>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Technology</w:t>
            </w:r>
          </w:p>
        </w:tc>
        <w:tc>
          <w:tcPr>
            <w:tcW w:w="0" w:type="auto"/>
            <w:vAlign w:val="center"/>
            <w:hideMark/>
          </w:tcPr>
          <w:p w14:paraId="336FDDD9" w14:textId="77777777" w:rsidR="00DA2DAE" w:rsidRPr="00DA2DAE" w:rsidRDefault="00DA2DAE" w:rsidP="00F61D55">
            <w:pPr>
              <w:spacing w:after="0" w:line="360" w:lineRule="auto"/>
              <w:jc w:val="both"/>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Purpose</w:t>
            </w:r>
          </w:p>
        </w:tc>
      </w:tr>
      <w:tr w:rsidR="00DA2DAE" w:rsidRPr="00DA2DAE" w14:paraId="5D28CF52" w14:textId="77777777" w:rsidTr="00DA2DAE">
        <w:trPr>
          <w:trHeight w:val="661"/>
          <w:tblCellSpacing w:w="15" w:type="dxa"/>
        </w:trPr>
        <w:tc>
          <w:tcPr>
            <w:tcW w:w="0" w:type="auto"/>
            <w:vAlign w:val="center"/>
            <w:hideMark/>
          </w:tcPr>
          <w:p w14:paraId="126DE4D7"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HTML5</w:t>
            </w:r>
          </w:p>
        </w:tc>
        <w:tc>
          <w:tcPr>
            <w:tcW w:w="0" w:type="auto"/>
            <w:vAlign w:val="center"/>
            <w:hideMark/>
          </w:tcPr>
          <w:p w14:paraId="1CF0CE58"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Web Page Structure</w:t>
            </w:r>
          </w:p>
        </w:tc>
      </w:tr>
      <w:tr w:rsidR="00DA2DAE" w:rsidRPr="00DA2DAE" w14:paraId="6CDB6609" w14:textId="77777777" w:rsidTr="00DA2DAE">
        <w:trPr>
          <w:trHeight w:val="626"/>
          <w:tblCellSpacing w:w="15" w:type="dxa"/>
        </w:trPr>
        <w:tc>
          <w:tcPr>
            <w:tcW w:w="0" w:type="auto"/>
            <w:vAlign w:val="center"/>
            <w:hideMark/>
          </w:tcPr>
          <w:p w14:paraId="01A67654"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CSS3</w:t>
            </w:r>
          </w:p>
        </w:tc>
        <w:tc>
          <w:tcPr>
            <w:tcW w:w="0" w:type="auto"/>
            <w:vAlign w:val="center"/>
            <w:hideMark/>
          </w:tcPr>
          <w:p w14:paraId="6A161974"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User Interface Design</w:t>
            </w:r>
          </w:p>
        </w:tc>
      </w:tr>
      <w:tr w:rsidR="00DA2DAE" w:rsidRPr="00DA2DAE" w14:paraId="57743AC0" w14:textId="77777777" w:rsidTr="00DA2DAE">
        <w:trPr>
          <w:trHeight w:val="626"/>
          <w:tblCellSpacing w:w="15" w:type="dxa"/>
        </w:trPr>
        <w:tc>
          <w:tcPr>
            <w:tcW w:w="0" w:type="auto"/>
            <w:vAlign w:val="center"/>
            <w:hideMark/>
          </w:tcPr>
          <w:p w14:paraId="37E645FB"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JavaScript</w:t>
            </w:r>
          </w:p>
        </w:tc>
        <w:tc>
          <w:tcPr>
            <w:tcW w:w="0" w:type="auto"/>
            <w:vAlign w:val="center"/>
            <w:hideMark/>
          </w:tcPr>
          <w:p w14:paraId="18177871"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Dynamic Functionality</w:t>
            </w:r>
          </w:p>
        </w:tc>
      </w:tr>
      <w:tr w:rsidR="00DA2DAE" w:rsidRPr="00DA2DAE" w14:paraId="7455C8D8" w14:textId="77777777" w:rsidTr="00DA2DAE">
        <w:trPr>
          <w:trHeight w:val="661"/>
          <w:tblCellSpacing w:w="15" w:type="dxa"/>
        </w:trPr>
        <w:tc>
          <w:tcPr>
            <w:tcW w:w="0" w:type="auto"/>
            <w:vAlign w:val="center"/>
            <w:hideMark/>
          </w:tcPr>
          <w:p w14:paraId="20FEBE54"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 xml:space="preserve">Firebase </w:t>
            </w:r>
            <w:proofErr w:type="spellStart"/>
            <w:r w:rsidRPr="00DA2DAE">
              <w:rPr>
                <w:rFonts w:ascii="Times New Roman" w:eastAsia="Times New Roman" w:hAnsi="Times New Roman" w:cs="Times New Roman"/>
                <w:kern w:val="0"/>
                <w:sz w:val="24"/>
                <w:szCs w:val="24"/>
                <w:lang w:eastAsia="en-IN"/>
                <w14:ligatures w14:val="none"/>
              </w:rPr>
              <w:t>Firestore</w:t>
            </w:r>
            <w:proofErr w:type="spellEnd"/>
          </w:p>
        </w:tc>
        <w:tc>
          <w:tcPr>
            <w:tcW w:w="0" w:type="auto"/>
            <w:vAlign w:val="center"/>
            <w:hideMark/>
          </w:tcPr>
          <w:p w14:paraId="67D8698A"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Cloud Database</w:t>
            </w:r>
          </w:p>
        </w:tc>
      </w:tr>
      <w:tr w:rsidR="00DA2DAE" w:rsidRPr="00DA2DAE" w14:paraId="13216FA3" w14:textId="77777777" w:rsidTr="00DA2DAE">
        <w:trPr>
          <w:trHeight w:val="626"/>
          <w:tblCellSpacing w:w="15" w:type="dxa"/>
        </w:trPr>
        <w:tc>
          <w:tcPr>
            <w:tcW w:w="0" w:type="auto"/>
            <w:vAlign w:val="center"/>
            <w:hideMark/>
          </w:tcPr>
          <w:p w14:paraId="1A06EE06"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GitHub Pages</w:t>
            </w:r>
          </w:p>
        </w:tc>
        <w:tc>
          <w:tcPr>
            <w:tcW w:w="0" w:type="auto"/>
            <w:vAlign w:val="center"/>
            <w:hideMark/>
          </w:tcPr>
          <w:p w14:paraId="16E610DB"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Website Hosting</w:t>
            </w:r>
          </w:p>
        </w:tc>
      </w:tr>
      <w:tr w:rsidR="00DA2DAE" w:rsidRPr="00DA2DAE" w14:paraId="558124C2" w14:textId="77777777" w:rsidTr="00DA2DAE">
        <w:trPr>
          <w:trHeight w:val="661"/>
          <w:tblCellSpacing w:w="15" w:type="dxa"/>
        </w:trPr>
        <w:tc>
          <w:tcPr>
            <w:tcW w:w="0" w:type="auto"/>
            <w:vAlign w:val="center"/>
            <w:hideMark/>
          </w:tcPr>
          <w:p w14:paraId="04C47E09"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Visual Studio Code</w:t>
            </w:r>
          </w:p>
        </w:tc>
        <w:tc>
          <w:tcPr>
            <w:tcW w:w="0" w:type="auto"/>
            <w:vAlign w:val="center"/>
            <w:hideMark/>
          </w:tcPr>
          <w:p w14:paraId="0123CD21" w14:textId="77777777" w:rsidR="00DA2DAE" w:rsidRPr="00DA2DAE" w:rsidRDefault="00DA2DAE" w:rsidP="00F61D55">
            <w:pPr>
              <w:spacing w:after="0"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Development Environment</w:t>
            </w:r>
          </w:p>
        </w:tc>
      </w:tr>
    </w:tbl>
    <w:p w14:paraId="08971D97" w14:textId="77777777" w:rsidR="00DA2DAE" w:rsidRPr="00DA2DAE" w:rsidRDefault="00DA2DAE"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A2DAE">
        <w:rPr>
          <w:rFonts w:ascii="Times New Roman" w:eastAsia="Times New Roman" w:hAnsi="Times New Roman" w:cs="Times New Roman"/>
          <w:b/>
          <w:bCs/>
          <w:kern w:val="0"/>
          <w:sz w:val="28"/>
          <w:szCs w:val="28"/>
          <w:lang w:eastAsia="en-IN"/>
          <w14:ligatures w14:val="none"/>
        </w:rPr>
        <w:t>6.3 Homepage Module</w:t>
      </w:r>
    </w:p>
    <w:p w14:paraId="2856E92C"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The homepage serves as the entry point of the application and provides access to all major features.</w:t>
      </w:r>
    </w:p>
    <w:p w14:paraId="293C031E"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Main Components</w:t>
      </w:r>
    </w:p>
    <w:p w14:paraId="7E507055" w14:textId="77777777" w:rsidR="00DA2DAE" w:rsidRPr="00DA2DAE" w:rsidRDefault="00DA2DAE">
      <w:pPr>
        <w:numPr>
          <w:ilvl w:val="0"/>
          <w:numId w:val="4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Navigation Bar</w:t>
      </w:r>
    </w:p>
    <w:p w14:paraId="6EF2764B" w14:textId="77777777" w:rsidR="00DA2DAE" w:rsidRPr="00DA2DAE" w:rsidRDefault="00DA2DAE">
      <w:pPr>
        <w:numPr>
          <w:ilvl w:val="0"/>
          <w:numId w:val="4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Hero Section</w:t>
      </w:r>
    </w:p>
    <w:p w14:paraId="66B1208B" w14:textId="77777777" w:rsidR="00DA2DAE" w:rsidRPr="00DA2DAE" w:rsidRDefault="00DA2DAE">
      <w:pPr>
        <w:numPr>
          <w:ilvl w:val="0"/>
          <w:numId w:val="4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Workout Plans Section</w:t>
      </w:r>
    </w:p>
    <w:p w14:paraId="343A53BB" w14:textId="77777777" w:rsidR="00DA2DAE" w:rsidRPr="00DA2DAE" w:rsidRDefault="00DA2DAE">
      <w:pPr>
        <w:numPr>
          <w:ilvl w:val="0"/>
          <w:numId w:val="4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About Section</w:t>
      </w:r>
    </w:p>
    <w:p w14:paraId="3CAB019A" w14:textId="77777777" w:rsidR="00DA2DAE" w:rsidRPr="00DA2DAE" w:rsidRDefault="00DA2DAE">
      <w:pPr>
        <w:numPr>
          <w:ilvl w:val="0"/>
          <w:numId w:val="4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Contact Information</w:t>
      </w:r>
    </w:p>
    <w:p w14:paraId="07695487" w14:textId="77777777" w:rsidR="00DA2DAE" w:rsidRPr="00DA2DAE" w:rsidRDefault="00DA2DAE">
      <w:pPr>
        <w:numPr>
          <w:ilvl w:val="0"/>
          <w:numId w:val="4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Footer</w:t>
      </w:r>
    </w:p>
    <w:p w14:paraId="41448F71" w14:textId="77777777" w:rsidR="00A83182" w:rsidRPr="00A83182" w:rsidRDefault="00A83182" w:rsidP="00A8318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83182">
        <w:rPr>
          <w:rFonts w:ascii="Times New Roman" w:eastAsia="Times New Roman" w:hAnsi="Times New Roman" w:cs="Times New Roman"/>
          <w:kern w:val="0"/>
          <w:sz w:val="24"/>
          <w:szCs w:val="24"/>
          <w:lang w:eastAsia="en-IN"/>
          <w14:ligatures w14:val="none"/>
        </w:rPr>
        <w:t>&lt;!DOCTYPE html&gt;</w:t>
      </w:r>
    </w:p>
    <w:p w14:paraId="7E3FC5ED" w14:textId="77777777" w:rsidR="00A83182" w:rsidRPr="00A83182" w:rsidRDefault="00A83182" w:rsidP="00A8318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83182">
        <w:rPr>
          <w:rFonts w:ascii="Times New Roman" w:eastAsia="Times New Roman" w:hAnsi="Times New Roman" w:cs="Times New Roman"/>
          <w:kern w:val="0"/>
          <w:sz w:val="24"/>
          <w:szCs w:val="24"/>
          <w:lang w:eastAsia="en-IN"/>
          <w14:ligatures w14:val="none"/>
        </w:rPr>
        <w:t>&lt;html lang="</w:t>
      </w:r>
      <w:proofErr w:type="spellStart"/>
      <w:r w:rsidRPr="00A83182">
        <w:rPr>
          <w:rFonts w:ascii="Times New Roman" w:eastAsia="Times New Roman" w:hAnsi="Times New Roman" w:cs="Times New Roman"/>
          <w:kern w:val="0"/>
          <w:sz w:val="24"/>
          <w:szCs w:val="24"/>
          <w:lang w:eastAsia="en-IN"/>
          <w14:ligatures w14:val="none"/>
        </w:rPr>
        <w:t>en</w:t>
      </w:r>
      <w:proofErr w:type="spellEnd"/>
      <w:r w:rsidRPr="00A83182">
        <w:rPr>
          <w:rFonts w:ascii="Times New Roman" w:eastAsia="Times New Roman" w:hAnsi="Times New Roman" w:cs="Times New Roman"/>
          <w:kern w:val="0"/>
          <w:sz w:val="24"/>
          <w:szCs w:val="24"/>
          <w:lang w:eastAsia="en-IN"/>
          <w14:ligatures w14:val="none"/>
        </w:rPr>
        <w:t>"&gt;</w:t>
      </w:r>
    </w:p>
    <w:p w14:paraId="6F991A2B" w14:textId="77777777" w:rsidR="00A83182" w:rsidRPr="00A83182" w:rsidRDefault="00A83182" w:rsidP="00A8318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83182">
        <w:rPr>
          <w:rFonts w:ascii="Times New Roman" w:eastAsia="Times New Roman" w:hAnsi="Times New Roman" w:cs="Times New Roman"/>
          <w:kern w:val="0"/>
          <w:sz w:val="24"/>
          <w:szCs w:val="24"/>
          <w:lang w:eastAsia="en-IN"/>
          <w14:ligatures w14:val="none"/>
        </w:rPr>
        <w:t>&lt;head&gt;</w:t>
      </w:r>
    </w:p>
    <w:p w14:paraId="5F8DD43D" w14:textId="77777777" w:rsidR="00A83182" w:rsidRPr="00A83182" w:rsidRDefault="00A83182" w:rsidP="00A8318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83182">
        <w:rPr>
          <w:rFonts w:ascii="Times New Roman" w:eastAsia="Times New Roman" w:hAnsi="Times New Roman" w:cs="Times New Roman"/>
          <w:kern w:val="0"/>
          <w:sz w:val="24"/>
          <w:szCs w:val="24"/>
          <w:lang w:eastAsia="en-IN"/>
          <w14:ligatures w14:val="none"/>
        </w:rPr>
        <w:t xml:space="preserve">  &lt;meta charset="UTF-8"&gt;</w:t>
      </w:r>
    </w:p>
    <w:p w14:paraId="5F14024C" w14:textId="77777777" w:rsidR="00A83182" w:rsidRPr="00A83182" w:rsidRDefault="00A83182" w:rsidP="00A8318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83182">
        <w:rPr>
          <w:rFonts w:ascii="Times New Roman" w:eastAsia="Times New Roman" w:hAnsi="Times New Roman" w:cs="Times New Roman"/>
          <w:kern w:val="0"/>
          <w:sz w:val="24"/>
          <w:szCs w:val="24"/>
          <w:lang w:eastAsia="en-IN"/>
          <w14:ligatures w14:val="none"/>
        </w:rPr>
        <w:lastRenderedPageBreak/>
        <w:t xml:space="preserve">  &lt;meta name="viewport" content="width=device-width, initial-scale=1.0"&gt;</w:t>
      </w:r>
    </w:p>
    <w:p w14:paraId="1DA90B28" w14:textId="77777777" w:rsidR="00A83182" w:rsidRPr="00A83182" w:rsidRDefault="00A83182" w:rsidP="00A8318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83182">
        <w:rPr>
          <w:rFonts w:ascii="Times New Roman" w:eastAsia="Times New Roman" w:hAnsi="Times New Roman" w:cs="Times New Roman"/>
          <w:kern w:val="0"/>
          <w:sz w:val="24"/>
          <w:szCs w:val="24"/>
          <w:lang w:eastAsia="en-IN"/>
          <w14:ligatures w14:val="none"/>
        </w:rPr>
        <w:t xml:space="preserve">  &lt;title&gt;</w:t>
      </w:r>
      <w:proofErr w:type="spellStart"/>
      <w:r w:rsidRPr="00A83182">
        <w:rPr>
          <w:rFonts w:ascii="Times New Roman" w:eastAsia="Times New Roman" w:hAnsi="Times New Roman" w:cs="Times New Roman"/>
          <w:kern w:val="0"/>
          <w:sz w:val="24"/>
          <w:szCs w:val="24"/>
          <w:lang w:eastAsia="en-IN"/>
          <w14:ligatures w14:val="none"/>
        </w:rPr>
        <w:t>FitLife</w:t>
      </w:r>
      <w:proofErr w:type="spellEnd"/>
      <w:r w:rsidRPr="00A83182">
        <w:rPr>
          <w:rFonts w:ascii="Times New Roman" w:eastAsia="Times New Roman" w:hAnsi="Times New Roman" w:cs="Times New Roman"/>
          <w:kern w:val="0"/>
          <w:sz w:val="24"/>
          <w:szCs w:val="24"/>
          <w:lang w:eastAsia="en-IN"/>
          <w14:ligatures w14:val="none"/>
        </w:rPr>
        <w:t xml:space="preserve"> | Premium Fitness Coaching &amp; Dynamic Dashboard&lt;/title&gt;</w:t>
      </w:r>
    </w:p>
    <w:p w14:paraId="791DC66F" w14:textId="77777777" w:rsidR="00A83182" w:rsidRPr="00A83182" w:rsidRDefault="00A83182" w:rsidP="00A8318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83182">
        <w:rPr>
          <w:rFonts w:ascii="Times New Roman" w:eastAsia="Times New Roman" w:hAnsi="Times New Roman" w:cs="Times New Roman"/>
          <w:kern w:val="0"/>
          <w:sz w:val="24"/>
          <w:szCs w:val="24"/>
          <w:lang w:eastAsia="en-IN"/>
          <w14:ligatures w14:val="none"/>
        </w:rPr>
        <w:t xml:space="preserve">  &lt;link </w:t>
      </w:r>
      <w:proofErr w:type="spellStart"/>
      <w:r w:rsidRPr="00A83182">
        <w:rPr>
          <w:rFonts w:ascii="Times New Roman" w:eastAsia="Times New Roman" w:hAnsi="Times New Roman" w:cs="Times New Roman"/>
          <w:kern w:val="0"/>
          <w:sz w:val="24"/>
          <w:szCs w:val="24"/>
          <w:lang w:eastAsia="en-IN"/>
          <w14:ligatures w14:val="none"/>
        </w:rPr>
        <w:t>rel</w:t>
      </w:r>
      <w:proofErr w:type="spellEnd"/>
      <w:r w:rsidRPr="00A83182">
        <w:rPr>
          <w:rFonts w:ascii="Times New Roman" w:eastAsia="Times New Roman" w:hAnsi="Times New Roman" w:cs="Times New Roman"/>
          <w:kern w:val="0"/>
          <w:sz w:val="24"/>
          <w:szCs w:val="24"/>
          <w:lang w:eastAsia="en-IN"/>
          <w14:ligatures w14:val="none"/>
        </w:rPr>
        <w:t xml:space="preserve">="stylesheet" </w:t>
      </w:r>
      <w:proofErr w:type="spellStart"/>
      <w:r w:rsidRPr="00A83182">
        <w:rPr>
          <w:rFonts w:ascii="Times New Roman" w:eastAsia="Times New Roman" w:hAnsi="Times New Roman" w:cs="Times New Roman"/>
          <w:kern w:val="0"/>
          <w:sz w:val="24"/>
          <w:szCs w:val="24"/>
          <w:lang w:eastAsia="en-IN"/>
          <w14:ligatures w14:val="none"/>
        </w:rPr>
        <w:t>href</w:t>
      </w:r>
      <w:proofErr w:type="spellEnd"/>
      <w:r w:rsidRPr="00A83182">
        <w:rPr>
          <w:rFonts w:ascii="Times New Roman" w:eastAsia="Times New Roman" w:hAnsi="Times New Roman" w:cs="Times New Roman"/>
          <w:kern w:val="0"/>
          <w:sz w:val="24"/>
          <w:szCs w:val="24"/>
          <w:lang w:eastAsia="en-IN"/>
          <w14:ligatures w14:val="none"/>
        </w:rPr>
        <w:t>="style.css"&gt;</w:t>
      </w:r>
    </w:p>
    <w:p w14:paraId="0652866A" w14:textId="77777777" w:rsidR="00A83182" w:rsidRPr="00A83182" w:rsidRDefault="00A83182" w:rsidP="00A8318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83182">
        <w:rPr>
          <w:rFonts w:ascii="Times New Roman" w:eastAsia="Times New Roman" w:hAnsi="Times New Roman" w:cs="Times New Roman"/>
          <w:kern w:val="0"/>
          <w:sz w:val="24"/>
          <w:szCs w:val="24"/>
          <w:lang w:eastAsia="en-IN"/>
          <w14:ligatures w14:val="none"/>
        </w:rPr>
        <w:t>&lt;/head&gt;</w:t>
      </w:r>
    </w:p>
    <w:p w14:paraId="11F2DAA2" w14:textId="0654A119" w:rsidR="00A83182" w:rsidRPr="00A83182" w:rsidRDefault="00A83182" w:rsidP="00A8318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83182">
        <w:rPr>
          <w:rFonts w:ascii="Times New Roman" w:eastAsia="Times New Roman" w:hAnsi="Times New Roman" w:cs="Times New Roman"/>
          <w:kern w:val="0"/>
          <w:sz w:val="24"/>
          <w:szCs w:val="24"/>
          <w:lang w:eastAsia="en-IN"/>
          <w14:ligatures w14:val="none"/>
        </w:rPr>
        <w:t>&lt;body&gt;</w:t>
      </w:r>
    </w:p>
    <w:p w14:paraId="2CBA3ADD" w14:textId="77777777" w:rsidR="00A83182" w:rsidRPr="00A83182" w:rsidRDefault="00A83182" w:rsidP="00A8318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83182">
        <w:rPr>
          <w:rFonts w:ascii="Times New Roman" w:eastAsia="Times New Roman" w:hAnsi="Times New Roman" w:cs="Times New Roman"/>
          <w:kern w:val="0"/>
          <w:sz w:val="24"/>
          <w:szCs w:val="24"/>
          <w:lang w:eastAsia="en-IN"/>
          <w14:ligatures w14:val="none"/>
        </w:rPr>
        <w:t xml:space="preserve">  </w:t>
      </w:r>
      <w:proofErr w:type="gramStart"/>
      <w:r w:rsidRPr="00A83182">
        <w:rPr>
          <w:rFonts w:ascii="Times New Roman" w:eastAsia="Times New Roman" w:hAnsi="Times New Roman" w:cs="Times New Roman"/>
          <w:kern w:val="0"/>
          <w:sz w:val="24"/>
          <w:szCs w:val="24"/>
          <w:lang w:eastAsia="en-IN"/>
          <w14:ligatures w14:val="none"/>
        </w:rPr>
        <w:t>&lt;!--</w:t>
      </w:r>
      <w:proofErr w:type="gramEnd"/>
      <w:r w:rsidRPr="00A83182">
        <w:rPr>
          <w:rFonts w:ascii="Times New Roman" w:eastAsia="Times New Roman" w:hAnsi="Times New Roman" w:cs="Times New Roman"/>
          <w:kern w:val="0"/>
          <w:sz w:val="24"/>
          <w:szCs w:val="24"/>
          <w:lang w:eastAsia="en-IN"/>
          <w14:ligatures w14:val="none"/>
        </w:rPr>
        <w:t xml:space="preserve"> NAVBAR --&gt;</w:t>
      </w:r>
    </w:p>
    <w:p w14:paraId="7F710B18" w14:textId="77777777" w:rsidR="00A83182" w:rsidRPr="00A83182" w:rsidRDefault="00A83182" w:rsidP="00A8318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83182">
        <w:rPr>
          <w:rFonts w:ascii="Times New Roman" w:eastAsia="Times New Roman" w:hAnsi="Times New Roman" w:cs="Times New Roman"/>
          <w:kern w:val="0"/>
          <w:sz w:val="24"/>
          <w:szCs w:val="24"/>
          <w:lang w:eastAsia="en-IN"/>
          <w14:ligatures w14:val="none"/>
        </w:rPr>
        <w:t xml:space="preserve">  &lt;nav&gt;</w:t>
      </w:r>
    </w:p>
    <w:p w14:paraId="2EC39D9E" w14:textId="77777777" w:rsidR="00A83182" w:rsidRPr="00A83182" w:rsidRDefault="00A83182" w:rsidP="00A8318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83182">
        <w:rPr>
          <w:rFonts w:ascii="Times New Roman" w:eastAsia="Times New Roman" w:hAnsi="Times New Roman" w:cs="Times New Roman"/>
          <w:kern w:val="0"/>
          <w:sz w:val="24"/>
          <w:szCs w:val="24"/>
          <w:lang w:eastAsia="en-IN"/>
          <w14:ligatures w14:val="none"/>
        </w:rPr>
        <w:t xml:space="preserve">    &lt;div class="logo-area"&gt;</w:t>
      </w:r>
    </w:p>
    <w:p w14:paraId="218280A8" w14:textId="77777777" w:rsidR="00A83182" w:rsidRPr="00A83182" w:rsidRDefault="00A83182" w:rsidP="00A8318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83182">
        <w:rPr>
          <w:rFonts w:ascii="Times New Roman" w:eastAsia="Times New Roman" w:hAnsi="Times New Roman" w:cs="Times New Roman"/>
          <w:kern w:val="0"/>
          <w:sz w:val="24"/>
          <w:szCs w:val="24"/>
          <w:lang w:eastAsia="en-IN"/>
          <w14:ligatures w14:val="none"/>
        </w:rPr>
        <w:t xml:space="preserve">      &lt;a </w:t>
      </w:r>
      <w:proofErr w:type="spellStart"/>
      <w:r w:rsidRPr="00A83182">
        <w:rPr>
          <w:rFonts w:ascii="Times New Roman" w:eastAsia="Times New Roman" w:hAnsi="Times New Roman" w:cs="Times New Roman"/>
          <w:kern w:val="0"/>
          <w:sz w:val="24"/>
          <w:szCs w:val="24"/>
          <w:lang w:eastAsia="en-IN"/>
          <w14:ligatures w14:val="none"/>
        </w:rPr>
        <w:t>href</w:t>
      </w:r>
      <w:proofErr w:type="spellEnd"/>
      <w:r w:rsidRPr="00A83182">
        <w:rPr>
          <w:rFonts w:ascii="Times New Roman" w:eastAsia="Times New Roman" w:hAnsi="Times New Roman" w:cs="Times New Roman"/>
          <w:kern w:val="0"/>
          <w:sz w:val="24"/>
          <w:szCs w:val="24"/>
          <w:lang w:eastAsia="en-IN"/>
          <w14:ligatures w14:val="none"/>
        </w:rPr>
        <w:t>="#" onclick="</w:t>
      </w:r>
      <w:proofErr w:type="spellStart"/>
      <w:r w:rsidRPr="00A83182">
        <w:rPr>
          <w:rFonts w:ascii="Times New Roman" w:eastAsia="Times New Roman" w:hAnsi="Times New Roman" w:cs="Times New Roman"/>
          <w:kern w:val="0"/>
          <w:sz w:val="24"/>
          <w:szCs w:val="24"/>
          <w:lang w:eastAsia="en-IN"/>
          <w14:ligatures w14:val="none"/>
        </w:rPr>
        <w:t>showSection</w:t>
      </w:r>
      <w:proofErr w:type="spellEnd"/>
      <w:r w:rsidRPr="00A83182">
        <w:rPr>
          <w:rFonts w:ascii="Times New Roman" w:eastAsia="Times New Roman" w:hAnsi="Times New Roman" w:cs="Times New Roman"/>
          <w:kern w:val="0"/>
          <w:sz w:val="24"/>
          <w:szCs w:val="24"/>
          <w:lang w:eastAsia="en-IN"/>
          <w14:ligatures w14:val="none"/>
        </w:rPr>
        <w:t>('home'); return false;" style="text-decoration: none;"&gt;</w:t>
      </w:r>
    </w:p>
    <w:p w14:paraId="268E60BC" w14:textId="77777777" w:rsidR="00A83182" w:rsidRPr="00A83182" w:rsidRDefault="00A83182" w:rsidP="00A8318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83182">
        <w:rPr>
          <w:rFonts w:ascii="Times New Roman" w:eastAsia="Times New Roman" w:hAnsi="Times New Roman" w:cs="Times New Roman"/>
          <w:kern w:val="0"/>
          <w:sz w:val="24"/>
          <w:szCs w:val="24"/>
          <w:lang w:eastAsia="en-IN"/>
          <w14:ligatures w14:val="none"/>
        </w:rPr>
        <w:t xml:space="preserve">        &lt;h2&gt;</w:t>
      </w:r>
      <w:proofErr w:type="spellStart"/>
      <w:r w:rsidRPr="00A83182">
        <w:rPr>
          <w:rFonts w:ascii="Times New Roman" w:eastAsia="Times New Roman" w:hAnsi="Times New Roman" w:cs="Times New Roman"/>
          <w:kern w:val="0"/>
          <w:sz w:val="24"/>
          <w:szCs w:val="24"/>
          <w:lang w:eastAsia="en-IN"/>
          <w14:ligatures w14:val="none"/>
        </w:rPr>
        <w:t>FitLife</w:t>
      </w:r>
      <w:proofErr w:type="spellEnd"/>
      <w:r w:rsidRPr="00A83182">
        <w:rPr>
          <w:rFonts w:ascii="Times New Roman" w:eastAsia="Times New Roman" w:hAnsi="Times New Roman" w:cs="Times New Roman"/>
          <w:kern w:val="0"/>
          <w:sz w:val="24"/>
          <w:szCs w:val="24"/>
          <w:lang w:eastAsia="en-IN"/>
          <w14:ligatures w14:val="none"/>
        </w:rPr>
        <w:t>&lt;/h2&gt;</w:t>
      </w:r>
    </w:p>
    <w:p w14:paraId="3F21CC83" w14:textId="77777777" w:rsidR="00A83182" w:rsidRPr="00A83182" w:rsidRDefault="00A83182" w:rsidP="00A8318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83182">
        <w:rPr>
          <w:rFonts w:ascii="Times New Roman" w:eastAsia="Times New Roman" w:hAnsi="Times New Roman" w:cs="Times New Roman"/>
          <w:kern w:val="0"/>
          <w:sz w:val="24"/>
          <w:szCs w:val="24"/>
          <w:lang w:eastAsia="en-IN"/>
          <w14:ligatures w14:val="none"/>
        </w:rPr>
        <w:t xml:space="preserve">      &lt;/a&gt;</w:t>
      </w:r>
    </w:p>
    <w:p w14:paraId="7F659EBE" w14:textId="44724FF4" w:rsidR="00A83182" w:rsidRPr="00A83182" w:rsidRDefault="00A83182" w:rsidP="00A8318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83182">
        <w:rPr>
          <w:rFonts w:ascii="Times New Roman" w:eastAsia="Times New Roman" w:hAnsi="Times New Roman" w:cs="Times New Roman"/>
          <w:kern w:val="0"/>
          <w:sz w:val="24"/>
          <w:szCs w:val="24"/>
          <w:lang w:eastAsia="en-IN"/>
          <w14:ligatures w14:val="none"/>
        </w:rPr>
        <w:t xml:space="preserve">    &lt;/div&gt;</w:t>
      </w:r>
    </w:p>
    <w:p w14:paraId="7887ECEF" w14:textId="77777777" w:rsidR="00A83182" w:rsidRPr="00A83182" w:rsidRDefault="00A83182" w:rsidP="00A8318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83182">
        <w:rPr>
          <w:rFonts w:ascii="Times New Roman" w:eastAsia="Times New Roman" w:hAnsi="Times New Roman" w:cs="Times New Roman"/>
          <w:kern w:val="0"/>
          <w:sz w:val="24"/>
          <w:szCs w:val="24"/>
          <w:lang w:eastAsia="en-IN"/>
          <w14:ligatures w14:val="none"/>
        </w:rPr>
        <w:t xml:space="preserve">    &lt;button class="menu-</w:t>
      </w:r>
      <w:proofErr w:type="spellStart"/>
      <w:r w:rsidRPr="00A83182">
        <w:rPr>
          <w:rFonts w:ascii="Times New Roman" w:eastAsia="Times New Roman" w:hAnsi="Times New Roman" w:cs="Times New Roman"/>
          <w:kern w:val="0"/>
          <w:sz w:val="24"/>
          <w:szCs w:val="24"/>
          <w:lang w:eastAsia="en-IN"/>
          <w14:ligatures w14:val="none"/>
        </w:rPr>
        <w:t>btn</w:t>
      </w:r>
      <w:proofErr w:type="spellEnd"/>
      <w:r w:rsidRPr="00A83182">
        <w:rPr>
          <w:rFonts w:ascii="Times New Roman" w:eastAsia="Times New Roman" w:hAnsi="Times New Roman" w:cs="Times New Roman"/>
          <w:kern w:val="0"/>
          <w:sz w:val="24"/>
          <w:szCs w:val="24"/>
          <w:lang w:eastAsia="en-IN"/>
          <w14:ligatures w14:val="none"/>
        </w:rPr>
        <w:t>" aria-label="Toggle Navigation Menu"&gt;</w:t>
      </w:r>
    </w:p>
    <w:p w14:paraId="11998E3B" w14:textId="77777777" w:rsidR="00A83182" w:rsidRPr="00A83182" w:rsidRDefault="00A83182" w:rsidP="00A8318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83182">
        <w:rPr>
          <w:rFonts w:ascii="Times New Roman" w:eastAsia="Times New Roman" w:hAnsi="Times New Roman" w:cs="Times New Roman"/>
          <w:kern w:val="0"/>
          <w:sz w:val="24"/>
          <w:szCs w:val="24"/>
          <w:lang w:eastAsia="en-IN"/>
          <w14:ligatures w14:val="none"/>
        </w:rPr>
        <w:t xml:space="preserve">      &lt;span&gt;&lt;/span&gt;</w:t>
      </w:r>
    </w:p>
    <w:p w14:paraId="4AF21538" w14:textId="77777777" w:rsidR="00A83182" w:rsidRPr="00A83182" w:rsidRDefault="00A83182" w:rsidP="00A8318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83182">
        <w:rPr>
          <w:rFonts w:ascii="Times New Roman" w:eastAsia="Times New Roman" w:hAnsi="Times New Roman" w:cs="Times New Roman"/>
          <w:kern w:val="0"/>
          <w:sz w:val="24"/>
          <w:szCs w:val="24"/>
          <w:lang w:eastAsia="en-IN"/>
          <w14:ligatures w14:val="none"/>
        </w:rPr>
        <w:t xml:space="preserve">      &lt;span&gt;&lt;/span&gt;</w:t>
      </w:r>
    </w:p>
    <w:p w14:paraId="4424F07E" w14:textId="77777777" w:rsidR="00A83182" w:rsidRPr="00A83182" w:rsidRDefault="00A83182" w:rsidP="00A8318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83182">
        <w:rPr>
          <w:rFonts w:ascii="Times New Roman" w:eastAsia="Times New Roman" w:hAnsi="Times New Roman" w:cs="Times New Roman"/>
          <w:kern w:val="0"/>
          <w:sz w:val="24"/>
          <w:szCs w:val="24"/>
          <w:lang w:eastAsia="en-IN"/>
          <w14:ligatures w14:val="none"/>
        </w:rPr>
        <w:t xml:space="preserve">      &lt;span&gt;&lt;/span&gt;</w:t>
      </w:r>
    </w:p>
    <w:p w14:paraId="582AE1DF" w14:textId="77777777" w:rsidR="00A83182" w:rsidRPr="00A83182" w:rsidRDefault="00A83182" w:rsidP="00A8318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83182">
        <w:rPr>
          <w:rFonts w:ascii="Times New Roman" w:eastAsia="Times New Roman" w:hAnsi="Times New Roman" w:cs="Times New Roman"/>
          <w:kern w:val="0"/>
          <w:sz w:val="24"/>
          <w:szCs w:val="24"/>
          <w:lang w:eastAsia="en-IN"/>
          <w14:ligatures w14:val="none"/>
        </w:rPr>
        <w:t xml:space="preserve">    &lt;/button&gt;</w:t>
      </w:r>
    </w:p>
    <w:p w14:paraId="00280886" w14:textId="77777777" w:rsidR="00A83182" w:rsidRPr="00A83182" w:rsidRDefault="00A83182" w:rsidP="00A8318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1ADBAE5C" w14:textId="77777777" w:rsidR="00A83182" w:rsidRPr="00A83182" w:rsidRDefault="00A83182" w:rsidP="00A8318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83182">
        <w:rPr>
          <w:rFonts w:ascii="Times New Roman" w:eastAsia="Times New Roman" w:hAnsi="Times New Roman" w:cs="Times New Roman"/>
          <w:kern w:val="0"/>
          <w:sz w:val="24"/>
          <w:szCs w:val="24"/>
          <w:lang w:eastAsia="en-IN"/>
          <w14:ligatures w14:val="none"/>
        </w:rPr>
        <w:t xml:space="preserve">    &lt;ul&gt;</w:t>
      </w:r>
    </w:p>
    <w:p w14:paraId="78BCC34E" w14:textId="77777777" w:rsidR="00A83182" w:rsidRPr="00A83182" w:rsidRDefault="00A83182" w:rsidP="00A8318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83182">
        <w:rPr>
          <w:rFonts w:ascii="Times New Roman" w:eastAsia="Times New Roman" w:hAnsi="Times New Roman" w:cs="Times New Roman"/>
          <w:kern w:val="0"/>
          <w:sz w:val="24"/>
          <w:szCs w:val="24"/>
          <w:lang w:eastAsia="en-IN"/>
          <w14:ligatures w14:val="none"/>
        </w:rPr>
        <w:lastRenderedPageBreak/>
        <w:t xml:space="preserve">      &lt;li&gt;&lt;a </w:t>
      </w:r>
      <w:proofErr w:type="spellStart"/>
      <w:r w:rsidRPr="00A83182">
        <w:rPr>
          <w:rFonts w:ascii="Times New Roman" w:eastAsia="Times New Roman" w:hAnsi="Times New Roman" w:cs="Times New Roman"/>
          <w:kern w:val="0"/>
          <w:sz w:val="24"/>
          <w:szCs w:val="24"/>
          <w:lang w:eastAsia="en-IN"/>
          <w14:ligatures w14:val="none"/>
        </w:rPr>
        <w:t>href</w:t>
      </w:r>
      <w:proofErr w:type="spellEnd"/>
      <w:r w:rsidRPr="00A83182">
        <w:rPr>
          <w:rFonts w:ascii="Times New Roman" w:eastAsia="Times New Roman" w:hAnsi="Times New Roman" w:cs="Times New Roman"/>
          <w:kern w:val="0"/>
          <w:sz w:val="24"/>
          <w:szCs w:val="24"/>
          <w:lang w:eastAsia="en-IN"/>
          <w14:ligatures w14:val="none"/>
        </w:rPr>
        <w:t>="#home" onclick="</w:t>
      </w:r>
      <w:proofErr w:type="spellStart"/>
      <w:r w:rsidRPr="00A83182">
        <w:rPr>
          <w:rFonts w:ascii="Times New Roman" w:eastAsia="Times New Roman" w:hAnsi="Times New Roman" w:cs="Times New Roman"/>
          <w:kern w:val="0"/>
          <w:sz w:val="24"/>
          <w:szCs w:val="24"/>
          <w:lang w:eastAsia="en-IN"/>
          <w14:ligatures w14:val="none"/>
        </w:rPr>
        <w:t>showSection</w:t>
      </w:r>
      <w:proofErr w:type="spellEnd"/>
      <w:r w:rsidRPr="00A83182">
        <w:rPr>
          <w:rFonts w:ascii="Times New Roman" w:eastAsia="Times New Roman" w:hAnsi="Times New Roman" w:cs="Times New Roman"/>
          <w:kern w:val="0"/>
          <w:sz w:val="24"/>
          <w:szCs w:val="24"/>
          <w:lang w:eastAsia="en-IN"/>
          <w14:ligatures w14:val="none"/>
        </w:rPr>
        <w:t>('home'); return false;" class="active"&gt;Home&lt;/a&gt;&lt;/li&gt;</w:t>
      </w:r>
    </w:p>
    <w:p w14:paraId="7C9D8549" w14:textId="77777777" w:rsidR="00A83182" w:rsidRPr="00A83182" w:rsidRDefault="00A83182" w:rsidP="00A8318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83182">
        <w:rPr>
          <w:rFonts w:ascii="Times New Roman" w:eastAsia="Times New Roman" w:hAnsi="Times New Roman" w:cs="Times New Roman"/>
          <w:kern w:val="0"/>
          <w:sz w:val="24"/>
          <w:szCs w:val="24"/>
          <w:lang w:eastAsia="en-IN"/>
          <w14:ligatures w14:val="none"/>
        </w:rPr>
        <w:t xml:space="preserve">      &lt;li&gt;&lt;a </w:t>
      </w:r>
      <w:proofErr w:type="spellStart"/>
      <w:r w:rsidRPr="00A83182">
        <w:rPr>
          <w:rFonts w:ascii="Times New Roman" w:eastAsia="Times New Roman" w:hAnsi="Times New Roman" w:cs="Times New Roman"/>
          <w:kern w:val="0"/>
          <w:sz w:val="24"/>
          <w:szCs w:val="24"/>
          <w:lang w:eastAsia="en-IN"/>
          <w14:ligatures w14:val="none"/>
        </w:rPr>
        <w:t>href</w:t>
      </w:r>
      <w:proofErr w:type="spellEnd"/>
      <w:r w:rsidRPr="00A83182">
        <w:rPr>
          <w:rFonts w:ascii="Times New Roman" w:eastAsia="Times New Roman" w:hAnsi="Times New Roman" w:cs="Times New Roman"/>
          <w:kern w:val="0"/>
          <w:sz w:val="24"/>
          <w:szCs w:val="24"/>
          <w:lang w:eastAsia="en-IN"/>
          <w14:ligatures w14:val="none"/>
        </w:rPr>
        <w:t>="#plans" onclick="</w:t>
      </w:r>
      <w:proofErr w:type="spellStart"/>
      <w:r w:rsidRPr="00A83182">
        <w:rPr>
          <w:rFonts w:ascii="Times New Roman" w:eastAsia="Times New Roman" w:hAnsi="Times New Roman" w:cs="Times New Roman"/>
          <w:kern w:val="0"/>
          <w:sz w:val="24"/>
          <w:szCs w:val="24"/>
          <w:lang w:eastAsia="en-IN"/>
          <w14:ligatures w14:val="none"/>
        </w:rPr>
        <w:t>showSection</w:t>
      </w:r>
      <w:proofErr w:type="spellEnd"/>
      <w:r w:rsidRPr="00A83182">
        <w:rPr>
          <w:rFonts w:ascii="Times New Roman" w:eastAsia="Times New Roman" w:hAnsi="Times New Roman" w:cs="Times New Roman"/>
          <w:kern w:val="0"/>
          <w:sz w:val="24"/>
          <w:szCs w:val="24"/>
          <w:lang w:eastAsia="en-IN"/>
          <w14:ligatures w14:val="none"/>
        </w:rPr>
        <w:t>('plans'); return false;"&gt;Plans&lt;/a&gt;&lt;/li&gt;</w:t>
      </w:r>
    </w:p>
    <w:p w14:paraId="420F4EC2" w14:textId="77777777" w:rsidR="00A83182" w:rsidRPr="00A83182" w:rsidRDefault="00A83182" w:rsidP="00A8318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83182">
        <w:rPr>
          <w:rFonts w:ascii="Times New Roman" w:eastAsia="Times New Roman" w:hAnsi="Times New Roman" w:cs="Times New Roman"/>
          <w:kern w:val="0"/>
          <w:sz w:val="24"/>
          <w:szCs w:val="24"/>
          <w:lang w:eastAsia="en-IN"/>
          <w14:ligatures w14:val="none"/>
        </w:rPr>
        <w:t xml:space="preserve">      &lt;li&gt;&lt;a </w:t>
      </w:r>
      <w:proofErr w:type="spellStart"/>
      <w:r w:rsidRPr="00A83182">
        <w:rPr>
          <w:rFonts w:ascii="Times New Roman" w:eastAsia="Times New Roman" w:hAnsi="Times New Roman" w:cs="Times New Roman"/>
          <w:kern w:val="0"/>
          <w:sz w:val="24"/>
          <w:szCs w:val="24"/>
          <w:lang w:eastAsia="en-IN"/>
          <w14:ligatures w14:val="none"/>
        </w:rPr>
        <w:t>href</w:t>
      </w:r>
      <w:proofErr w:type="spellEnd"/>
      <w:r w:rsidRPr="00A83182">
        <w:rPr>
          <w:rFonts w:ascii="Times New Roman" w:eastAsia="Times New Roman" w:hAnsi="Times New Roman" w:cs="Times New Roman"/>
          <w:kern w:val="0"/>
          <w:sz w:val="24"/>
          <w:szCs w:val="24"/>
          <w:lang w:eastAsia="en-IN"/>
          <w14:ligatures w14:val="none"/>
        </w:rPr>
        <w:t>="#tools" onclick="</w:t>
      </w:r>
      <w:proofErr w:type="spellStart"/>
      <w:r w:rsidRPr="00A83182">
        <w:rPr>
          <w:rFonts w:ascii="Times New Roman" w:eastAsia="Times New Roman" w:hAnsi="Times New Roman" w:cs="Times New Roman"/>
          <w:kern w:val="0"/>
          <w:sz w:val="24"/>
          <w:szCs w:val="24"/>
          <w:lang w:eastAsia="en-IN"/>
          <w14:ligatures w14:val="none"/>
        </w:rPr>
        <w:t>showSection</w:t>
      </w:r>
      <w:proofErr w:type="spellEnd"/>
      <w:r w:rsidRPr="00A83182">
        <w:rPr>
          <w:rFonts w:ascii="Times New Roman" w:eastAsia="Times New Roman" w:hAnsi="Times New Roman" w:cs="Times New Roman"/>
          <w:kern w:val="0"/>
          <w:sz w:val="24"/>
          <w:szCs w:val="24"/>
          <w:lang w:eastAsia="en-IN"/>
          <w14:ligatures w14:val="none"/>
        </w:rPr>
        <w:t>('tools'); return false;"&gt;Tools&lt;/a&gt;&lt;/li&gt;</w:t>
      </w:r>
    </w:p>
    <w:p w14:paraId="604D5173" w14:textId="77777777" w:rsidR="00A83182" w:rsidRPr="00A83182" w:rsidRDefault="00A83182" w:rsidP="00A8318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83182">
        <w:rPr>
          <w:rFonts w:ascii="Times New Roman" w:eastAsia="Times New Roman" w:hAnsi="Times New Roman" w:cs="Times New Roman"/>
          <w:kern w:val="0"/>
          <w:sz w:val="24"/>
          <w:szCs w:val="24"/>
          <w:lang w:eastAsia="en-IN"/>
          <w14:ligatures w14:val="none"/>
        </w:rPr>
        <w:t xml:space="preserve">      &lt;li&gt;&lt;a </w:t>
      </w:r>
      <w:proofErr w:type="spellStart"/>
      <w:r w:rsidRPr="00A83182">
        <w:rPr>
          <w:rFonts w:ascii="Times New Roman" w:eastAsia="Times New Roman" w:hAnsi="Times New Roman" w:cs="Times New Roman"/>
          <w:kern w:val="0"/>
          <w:sz w:val="24"/>
          <w:szCs w:val="24"/>
          <w:lang w:eastAsia="en-IN"/>
          <w14:ligatures w14:val="none"/>
        </w:rPr>
        <w:t>href</w:t>
      </w:r>
      <w:proofErr w:type="spellEnd"/>
      <w:r w:rsidRPr="00A83182">
        <w:rPr>
          <w:rFonts w:ascii="Times New Roman" w:eastAsia="Times New Roman" w:hAnsi="Times New Roman" w:cs="Times New Roman"/>
          <w:kern w:val="0"/>
          <w:sz w:val="24"/>
          <w:szCs w:val="24"/>
          <w:lang w:eastAsia="en-IN"/>
          <w14:ligatures w14:val="none"/>
        </w:rPr>
        <w:t>="#about" onclick="</w:t>
      </w:r>
      <w:proofErr w:type="spellStart"/>
      <w:r w:rsidRPr="00A83182">
        <w:rPr>
          <w:rFonts w:ascii="Times New Roman" w:eastAsia="Times New Roman" w:hAnsi="Times New Roman" w:cs="Times New Roman"/>
          <w:kern w:val="0"/>
          <w:sz w:val="24"/>
          <w:szCs w:val="24"/>
          <w:lang w:eastAsia="en-IN"/>
          <w14:ligatures w14:val="none"/>
        </w:rPr>
        <w:t>showSection</w:t>
      </w:r>
      <w:proofErr w:type="spellEnd"/>
      <w:r w:rsidRPr="00A83182">
        <w:rPr>
          <w:rFonts w:ascii="Times New Roman" w:eastAsia="Times New Roman" w:hAnsi="Times New Roman" w:cs="Times New Roman"/>
          <w:kern w:val="0"/>
          <w:sz w:val="24"/>
          <w:szCs w:val="24"/>
          <w:lang w:eastAsia="en-IN"/>
          <w14:ligatures w14:val="none"/>
        </w:rPr>
        <w:t>('about'); return false;"&gt;About&lt;/a&gt;&lt;/li&gt;</w:t>
      </w:r>
    </w:p>
    <w:p w14:paraId="113A94FA" w14:textId="77777777" w:rsidR="00A83182" w:rsidRPr="00A83182" w:rsidRDefault="00A83182" w:rsidP="00A8318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83182">
        <w:rPr>
          <w:rFonts w:ascii="Times New Roman" w:eastAsia="Times New Roman" w:hAnsi="Times New Roman" w:cs="Times New Roman"/>
          <w:kern w:val="0"/>
          <w:sz w:val="24"/>
          <w:szCs w:val="24"/>
          <w:lang w:eastAsia="en-IN"/>
          <w14:ligatures w14:val="none"/>
        </w:rPr>
        <w:t xml:space="preserve">      &lt;li&gt;&lt;a </w:t>
      </w:r>
      <w:proofErr w:type="spellStart"/>
      <w:r w:rsidRPr="00A83182">
        <w:rPr>
          <w:rFonts w:ascii="Times New Roman" w:eastAsia="Times New Roman" w:hAnsi="Times New Roman" w:cs="Times New Roman"/>
          <w:kern w:val="0"/>
          <w:sz w:val="24"/>
          <w:szCs w:val="24"/>
          <w:lang w:eastAsia="en-IN"/>
          <w14:ligatures w14:val="none"/>
        </w:rPr>
        <w:t>href</w:t>
      </w:r>
      <w:proofErr w:type="spellEnd"/>
      <w:r w:rsidRPr="00A83182">
        <w:rPr>
          <w:rFonts w:ascii="Times New Roman" w:eastAsia="Times New Roman" w:hAnsi="Times New Roman" w:cs="Times New Roman"/>
          <w:kern w:val="0"/>
          <w:sz w:val="24"/>
          <w:szCs w:val="24"/>
          <w:lang w:eastAsia="en-IN"/>
          <w14:ligatures w14:val="none"/>
        </w:rPr>
        <w:t>="#contact" onclick="</w:t>
      </w:r>
      <w:proofErr w:type="spellStart"/>
      <w:r w:rsidRPr="00A83182">
        <w:rPr>
          <w:rFonts w:ascii="Times New Roman" w:eastAsia="Times New Roman" w:hAnsi="Times New Roman" w:cs="Times New Roman"/>
          <w:kern w:val="0"/>
          <w:sz w:val="24"/>
          <w:szCs w:val="24"/>
          <w:lang w:eastAsia="en-IN"/>
          <w14:ligatures w14:val="none"/>
        </w:rPr>
        <w:t>showSection</w:t>
      </w:r>
      <w:proofErr w:type="spellEnd"/>
      <w:r w:rsidRPr="00A83182">
        <w:rPr>
          <w:rFonts w:ascii="Times New Roman" w:eastAsia="Times New Roman" w:hAnsi="Times New Roman" w:cs="Times New Roman"/>
          <w:kern w:val="0"/>
          <w:sz w:val="24"/>
          <w:szCs w:val="24"/>
          <w:lang w:eastAsia="en-IN"/>
          <w14:ligatures w14:val="none"/>
        </w:rPr>
        <w:t>('contact'); return false;"&gt;Contact&lt;/a&gt;&lt;/li&gt;</w:t>
      </w:r>
    </w:p>
    <w:p w14:paraId="0F71F964" w14:textId="77777777" w:rsidR="00A83182" w:rsidRPr="00A83182" w:rsidRDefault="00A83182" w:rsidP="00A8318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83182">
        <w:rPr>
          <w:rFonts w:ascii="Times New Roman" w:eastAsia="Times New Roman" w:hAnsi="Times New Roman" w:cs="Times New Roman"/>
          <w:kern w:val="0"/>
          <w:sz w:val="24"/>
          <w:szCs w:val="24"/>
          <w:lang w:eastAsia="en-IN"/>
          <w14:ligatures w14:val="none"/>
        </w:rPr>
        <w:t xml:space="preserve">      &lt;li&gt;&lt;a </w:t>
      </w:r>
      <w:proofErr w:type="spellStart"/>
      <w:r w:rsidRPr="00A83182">
        <w:rPr>
          <w:rFonts w:ascii="Times New Roman" w:eastAsia="Times New Roman" w:hAnsi="Times New Roman" w:cs="Times New Roman"/>
          <w:kern w:val="0"/>
          <w:sz w:val="24"/>
          <w:szCs w:val="24"/>
          <w:lang w:eastAsia="en-IN"/>
          <w14:ligatures w14:val="none"/>
        </w:rPr>
        <w:t>href</w:t>
      </w:r>
      <w:proofErr w:type="spellEnd"/>
      <w:r w:rsidRPr="00A83182">
        <w:rPr>
          <w:rFonts w:ascii="Times New Roman" w:eastAsia="Times New Roman" w:hAnsi="Times New Roman" w:cs="Times New Roman"/>
          <w:kern w:val="0"/>
          <w:sz w:val="24"/>
          <w:szCs w:val="24"/>
          <w:lang w:eastAsia="en-IN"/>
          <w14:ligatures w14:val="none"/>
        </w:rPr>
        <w:t>="#</w:t>
      </w:r>
      <w:proofErr w:type="spellStart"/>
      <w:r w:rsidRPr="00A83182">
        <w:rPr>
          <w:rFonts w:ascii="Times New Roman" w:eastAsia="Times New Roman" w:hAnsi="Times New Roman" w:cs="Times New Roman"/>
          <w:kern w:val="0"/>
          <w:sz w:val="24"/>
          <w:szCs w:val="24"/>
          <w:lang w:eastAsia="en-IN"/>
          <w14:ligatures w14:val="none"/>
        </w:rPr>
        <w:t>formSection</w:t>
      </w:r>
      <w:proofErr w:type="spellEnd"/>
      <w:r w:rsidRPr="00A83182">
        <w:rPr>
          <w:rFonts w:ascii="Times New Roman" w:eastAsia="Times New Roman" w:hAnsi="Times New Roman" w:cs="Times New Roman"/>
          <w:kern w:val="0"/>
          <w:sz w:val="24"/>
          <w:szCs w:val="24"/>
          <w:lang w:eastAsia="en-IN"/>
          <w14:ligatures w14:val="none"/>
        </w:rPr>
        <w:t>" onclick="</w:t>
      </w:r>
      <w:proofErr w:type="spellStart"/>
      <w:r w:rsidRPr="00A83182">
        <w:rPr>
          <w:rFonts w:ascii="Times New Roman" w:eastAsia="Times New Roman" w:hAnsi="Times New Roman" w:cs="Times New Roman"/>
          <w:kern w:val="0"/>
          <w:sz w:val="24"/>
          <w:szCs w:val="24"/>
          <w:lang w:eastAsia="en-IN"/>
          <w14:ligatures w14:val="none"/>
        </w:rPr>
        <w:t>showSection</w:t>
      </w:r>
      <w:proofErr w:type="spellEnd"/>
      <w:r w:rsidRPr="00A83182">
        <w:rPr>
          <w:rFonts w:ascii="Times New Roman" w:eastAsia="Times New Roman" w:hAnsi="Times New Roman" w:cs="Times New Roman"/>
          <w:kern w:val="0"/>
          <w:sz w:val="24"/>
          <w:szCs w:val="24"/>
          <w:lang w:eastAsia="en-IN"/>
          <w14:ligatures w14:val="none"/>
        </w:rPr>
        <w:t>('</w:t>
      </w:r>
      <w:proofErr w:type="spellStart"/>
      <w:r w:rsidRPr="00A83182">
        <w:rPr>
          <w:rFonts w:ascii="Times New Roman" w:eastAsia="Times New Roman" w:hAnsi="Times New Roman" w:cs="Times New Roman"/>
          <w:kern w:val="0"/>
          <w:sz w:val="24"/>
          <w:szCs w:val="24"/>
          <w:lang w:eastAsia="en-IN"/>
          <w14:ligatures w14:val="none"/>
        </w:rPr>
        <w:t>formSection</w:t>
      </w:r>
      <w:proofErr w:type="spellEnd"/>
      <w:r w:rsidRPr="00A83182">
        <w:rPr>
          <w:rFonts w:ascii="Times New Roman" w:eastAsia="Times New Roman" w:hAnsi="Times New Roman" w:cs="Times New Roman"/>
          <w:kern w:val="0"/>
          <w:sz w:val="24"/>
          <w:szCs w:val="24"/>
          <w:lang w:eastAsia="en-IN"/>
          <w14:ligatures w14:val="none"/>
        </w:rPr>
        <w:t>'); return false;" class="nav-</w:t>
      </w:r>
      <w:proofErr w:type="spellStart"/>
      <w:r w:rsidRPr="00A83182">
        <w:rPr>
          <w:rFonts w:ascii="Times New Roman" w:eastAsia="Times New Roman" w:hAnsi="Times New Roman" w:cs="Times New Roman"/>
          <w:kern w:val="0"/>
          <w:sz w:val="24"/>
          <w:szCs w:val="24"/>
          <w:lang w:eastAsia="en-IN"/>
          <w14:ligatures w14:val="none"/>
        </w:rPr>
        <w:t>cta</w:t>
      </w:r>
      <w:proofErr w:type="spellEnd"/>
      <w:r w:rsidRPr="00A83182">
        <w:rPr>
          <w:rFonts w:ascii="Times New Roman" w:eastAsia="Times New Roman" w:hAnsi="Times New Roman" w:cs="Times New Roman"/>
          <w:kern w:val="0"/>
          <w:sz w:val="24"/>
          <w:szCs w:val="24"/>
          <w:lang w:eastAsia="en-IN"/>
          <w14:ligatures w14:val="none"/>
        </w:rPr>
        <w:t>"&gt;Join Now&lt;/a&gt;&lt;/li&gt;</w:t>
      </w:r>
    </w:p>
    <w:p w14:paraId="22791825" w14:textId="77777777" w:rsidR="00A83182" w:rsidRPr="00A83182" w:rsidRDefault="00A83182" w:rsidP="00A8318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83182">
        <w:rPr>
          <w:rFonts w:ascii="Times New Roman" w:eastAsia="Times New Roman" w:hAnsi="Times New Roman" w:cs="Times New Roman"/>
          <w:kern w:val="0"/>
          <w:sz w:val="24"/>
          <w:szCs w:val="24"/>
          <w:lang w:eastAsia="en-IN"/>
          <w14:ligatures w14:val="none"/>
        </w:rPr>
        <w:t xml:space="preserve">    &lt;/ul&gt;</w:t>
      </w:r>
    </w:p>
    <w:p w14:paraId="0EA3F344" w14:textId="1A9FFA5E" w:rsidR="00A83182" w:rsidRPr="00A83182" w:rsidRDefault="00A83182" w:rsidP="00A8318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83182">
        <w:rPr>
          <w:rFonts w:ascii="Times New Roman" w:eastAsia="Times New Roman" w:hAnsi="Times New Roman" w:cs="Times New Roman"/>
          <w:kern w:val="0"/>
          <w:sz w:val="24"/>
          <w:szCs w:val="24"/>
          <w:lang w:eastAsia="en-IN"/>
          <w14:ligatures w14:val="none"/>
        </w:rPr>
        <w:t xml:space="preserve">  &lt;/nav&gt;</w:t>
      </w:r>
    </w:p>
    <w:p w14:paraId="7A1473F5" w14:textId="343FCCE3"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Description:</w:t>
      </w:r>
      <w:r w:rsidRPr="00DA2DAE">
        <w:rPr>
          <w:rFonts w:ascii="Times New Roman" w:eastAsia="Times New Roman" w:hAnsi="Times New Roman" w:cs="Times New Roman"/>
          <w:kern w:val="0"/>
          <w:sz w:val="24"/>
          <w:szCs w:val="24"/>
          <w:lang w:eastAsia="en-IN"/>
          <w14:ligatures w14:val="none"/>
        </w:rPr>
        <w:br/>
        <w:t>The homepage introduces the platform and provides easy navigation to fitness services and registration options.</w:t>
      </w:r>
    </w:p>
    <w:p w14:paraId="1C9430F8" w14:textId="77777777" w:rsidR="00DA2DAE" w:rsidRPr="00DA2DAE" w:rsidRDefault="00DA2DAE"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A2DAE">
        <w:rPr>
          <w:rFonts w:ascii="Times New Roman" w:eastAsia="Times New Roman" w:hAnsi="Times New Roman" w:cs="Times New Roman"/>
          <w:b/>
          <w:bCs/>
          <w:kern w:val="0"/>
          <w:sz w:val="28"/>
          <w:szCs w:val="28"/>
          <w:lang w:eastAsia="en-IN"/>
          <w14:ligatures w14:val="none"/>
        </w:rPr>
        <w:t>6.4 Registration Module</w:t>
      </w:r>
    </w:p>
    <w:p w14:paraId="7C2749F8"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The Registration Module enables users to create an account and access system features.</w:t>
      </w:r>
    </w:p>
    <w:p w14:paraId="0A4DB1EC"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Input Fields</w:t>
      </w:r>
    </w:p>
    <w:p w14:paraId="61AF63E7" w14:textId="77777777" w:rsidR="00DA2DAE" w:rsidRPr="00DA2DAE" w:rsidRDefault="00DA2DAE">
      <w:pPr>
        <w:numPr>
          <w:ilvl w:val="0"/>
          <w:numId w:val="4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Name</w:t>
      </w:r>
    </w:p>
    <w:p w14:paraId="20988576" w14:textId="77777777" w:rsidR="00DA2DAE" w:rsidRPr="00DA2DAE" w:rsidRDefault="00DA2DAE">
      <w:pPr>
        <w:numPr>
          <w:ilvl w:val="0"/>
          <w:numId w:val="4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Email Address</w:t>
      </w:r>
    </w:p>
    <w:p w14:paraId="1644D2F7" w14:textId="77777777" w:rsidR="00DA2DAE" w:rsidRPr="00DA2DAE" w:rsidRDefault="00DA2DAE">
      <w:pPr>
        <w:numPr>
          <w:ilvl w:val="0"/>
          <w:numId w:val="4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Selected Plan</w:t>
      </w:r>
    </w:p>
    <w:p w14:paraId="695E1210"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Registration Process</w:t>
      </w:r>
    </w:p>
    <w:p w14:paraId="58E7E2D4" w14:textId="77777777" w:rsidR="00DA2DAE" w:rsidRPr="00DA2DAE" w:rsidRDefault="00DA2DAE">
      <w:pPr>
        <w:numPr>
          <w:ilvl w:val="0"/>
          <w:numId w:val="4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User enters details.</w:t>
      </w:r>
    </w:p>
    <w:p w14:paraId="52F5B1E3" w14:textId="77777777" w:rsidR="00DA2DAE" w:rsidRPr="00DA2DAE" w:rsidRDefault="00DA2DAE">
      <w:pPr>
        <w:numPr>
          <w:ilvl w:val="0"/>
          <w:numId w:val="4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System validates information.</w:t>
      </w:r>
    </w:p>
    <w:p w14:paraId="36B62742" w14:textId="77777777" w:rsidR="00DA2DAE" w:rsidRPr="00DA2DAE" w:rsidRDefault="00DA2DAE">
      <w:pPr>
        <w:numPr>
          <w:ilvl w:val="0"/>
          <w:numId w:val="4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lastRenderedPageBreak/>
        <w:t xml:space="preserve">Data is stored in Firebase </w:t>
      </w:r>
      <w:proofErr w:type="spellStart"/>
      <w:r w:rsidRPr="00DA2DAE">
        <w:rPr>
          <w:rFonts w:ascii="Times New Roman" w:eastAsia="Times New Roman" w:hAnsi="Times New Roman" w:cs="Times New Roman"/>
          <w:kern w:val="0"/>
          <w:sz w:val="24"/>
          <w:szCs w:val="24"/>
          <w:lang w:eastAsia="en-IN"/>
          <w14:ligatures w14:val="none"/>
        </w:rPr>
        <w:t>Firestore</w:t>
      </w:r>
      <w:proofErr w:type="spellEnd"/>
      <w:r w:rsidRPr="00DA2DAE">
        <w:rPr>
          <w:rFonts w:ascii="Times New Roman" w:eastAsia="Times New Roman" w:hAnsi="Times New Roman" w:cs="Times New Roman"/>
          <w:kern w:val="0"/>
          <w:sz w:val="24"/>
          <w:szCs w:val="24"/>
          <w:lang w:eastAsia="en-IN"/>
          <w14:ligatures w14:val="none"/>
        </w:rPr>
        <w:t>.</w:t>
      </w:r>
    </w:p>
    <w:p w14:paraId="050CE7FF" w14:textId="77777777" w:rsidR="00DA2DAE" w:rsidRDefault="00DA2DAE">
      <w:pPr>
        <w:numPr>
          <w:ilvl w:val="0"/>
          <w:numId w:val="4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User profile is created.</w:t>
      </w:r>
    </w:p>
    <w:p w14:paraId="318DB928"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proofErr w:type="gramStart"/>
      <w:r w:rsidRPr="003A2022">
        <w:rPr>
          <w:rFonts w:ascii="Times New Roman" w:eastAsia="Times New Roman" w:hAnsi="Times New Roman" w:cs="Times New Roman"/>
          <w:kern w:val="0"/>
          <w:sz w:val="24"/>
          <w:szCs w:val="24"/>
          <w:lang w:eastAsia="en-IN"/>
          <w14:ligatures w14:val="none"/>
        </w:rPr>
        <w:t>&lt;!--</w:t>
      </w:r>
      <w:proofErr w:type="gramEnd"/>
      <w:r w:rsidRPr="003A2022">
        <w:rPr>
          <w:rFonts w:ascii="Times New Roman" w:eastAsia="Times New Roman" w:hAnsi="Times New Roman" w:cs="Times New Roman"/>
          <w:kern w:val="0"/>
          <w:sz w:val="24"/>
          <w:szCs w:val="24"/>
          <w:lang w:eastAsia="en-IN"/>
          <w14:ligatures w14:val="none"/>
        </w:rPr>
        <w:t xml:space="preserve"> ONBOARDING FORM SECTION --&gt;</w:t>
      </w:r>
    </w:p>
    <w:p w14:paraId="2504F8EB"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&lt;section class="form-section" id="</w:t>
      </w:r>
      <w:proofErr w:type="spellStart"/>
      <w:r w:rsidRPr="003A2022">
        <w:rPr>
          <w:rFonts w:ascii="Times New Roman" w:eastAsia="Times New Roman" w:hAnsi="Times New Roman" w:cs="Times New Roman"/>
          <w:kern w:val="0"/>
          <w:sz w:val="24"/>
          <w:szCs w:val="24"/>
          <w:lang w:eastAsia="en-IN"/>
          <w14:ligatures w14:val="none"/>
        </w:rPr>
        <w:t>formSection</w:t>
      </w:r>
      <w:proofErr w:type="spellEnd"/>
      <w:r w:rsidRPr="003A2022">
        <w:rPr>
          <w:rFonts w:ascii="Times New Roman" w:eastAsia="Times New Roman" w:hAnsi="Times New Roman" w:cs="Times New Roman"/>
          <w:kern w:val="0"/>
          <w:sz w:val="24"/>
          <w:szCs w:val="24"/>
          <w:lang w:eastAsia="en-IN"/>
          <w14:ligatures w14:val="none"/>
        </w:rPr>
        <w:t>"&gt;</w:t>
      </w:r>
    </w:p>
    <w:p w14:paraId="4ACE0A7D"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 class="form-box"&gt;</w:t>
      </w:r>
    </w:p>
    <w:p w14:paraId="5D754350"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&lt;h2&gt;Join Your Fitness Journey&lt;/h2&gt;</w:t>
      </w:r>
    </w:p>
    <w:p w14:paraId="76A42F19"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&lt;p&gt;Fill out your details to unlock your personal workspace and active </w:t>
      </w:r>
      <w:proofErr w:type="gramStart"/>
      <w:r w:rsidRPr="003A2022">
        <w:rPr>
          <w:rFonts w:ascii="Times New Roman" w:eastAsia="Times New Roman" w:hAnsi="Times New Roman" w:cs="Times New Roman"/>
          <w:kern w:val="0"/>
          <w:sz w:val="24"/>
          <w:szCs w:val="24"/>
          <w:lang w:eastAsia="en-IN"/>
          <w14:ligatures w14:val="none"/>
        </w:rPr>
        <w:t>logs.&lt;</w:t>
      </w:r>
      <w:proofErr w:type="gramEnd"/>
      <w:r w:rsidRPr="003A2022">
        <w:rPr>
          <w:rFonts w:ascii="Times New Roman" w:eastAsia="Times New Roman" w:hAnsi="Times New Roman" w:cs="Times New Roman"/>
          <w:kern w:val="0"/>
          <w:sz w:val="24"/>
          <w:szCs w:val="24"/>
          <w:lang w:eastAsia="en-IN"/>
          <w14:ligatures w14:val="none"/>
        </w:rPr>
        <w:t>/p&gt;</w:t>
      </w:r>
    </w:p>
    <w:p w14:paraId="13AFC686"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w:t>
      </w:r>
    </w:p>
    <w:p w14:paraId="595FC0A5"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&lt;form id="</w:t>
      </w:r>
      <w:proofErr w:type="spellStart"/>
      <w:r w:rsidRPr="003A2022">
        <w:rPr>
          <w:rFonts w:ascii="Times New Roman" w:eastAsia="Times New Roman" w:hAnsi="Times New Roman" w:cs="Times New Roman"/>
          <w:kern w:val="0"/>
          <w:sz w:val="24"/>
          <w:szCs w:val="24"/>
          <w:lang w:eastAsia="en-IN"/>
          <w14:ligatures w14:val="none"/>
        </w:rPr>
        <w:t>userForm</w:t>
      </w:r>
      <w:proofErr w:type="spellEnd"/>
      <w:r w:rsidRPr="003A2022">
        <w:rPr>
          <w:rFonts w:ascii="Times New Roman" w:eastAsia="Times New Roman" w:hAnsi="Times New Roman" w:cs="Times New Roman"/>
          <w:kern w:val="0"/>
          <w:sz w:val="24"/>
          <w:szCs w:val="24"/>
          <w:lang w:eastAsia="en-IN"/>
          <w14:ligatures w14:val="none"/>
        </w:rPr>
        <w:t>"&gt;</w:t>
      </w:r>
    </w:p>
    <w:p w14:paraId="496E5C19"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 class="form-group" style="margin-bottom: 15px;"&gt;</w:t>
      </w:r>
    </w:p>
    <w:p w14:paraId="29D002F9"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&lt;label for="name"&gt;Your Name&lt;/label&gt;</w:t>
      </w:r>
    </w:p>
    <w:p w14:paraId="2C0EE6C5"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&lt;input type="text" id="name" placeholder="Fit Life" required&gt;</w:t>
      </w:r>
    </w:p>
    <w:p w14:paraId="52B7E503"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&lt;/div&gt;</w:t>
      </w:r>
    </w:p>
    <w:p w14:paraId="73D98EEF"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p>
    <w:p w14:paraId="7C4D67C6"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 class="form-group" style="margin-bottom: 15px;"&gt;</w:t>
      </w:r>
    </w:p>
    <w:p w14:paraId="409307FF"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&lt;label for="email"&gt;Email Address&lt;/label&gt;</w:t>
      </w:r>
    </w:p>
    <w:p w14:paraId="63A69F38"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&lt;input type="email" id="email" placeholder="wefit@example.com" required&gt;</w:t>
      </w:r>
    </w:p>
    <w:p w14:paraId="0A372288"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&lt;/div&gt;</w:t>
      </w:r>
    </w:p>
    <w:p w14:paraId="00346033"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p>
    <w:p w14:paraId="745B3F1E"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lastRenderedPageBreak/>
        <w:t xml:space="preserve">        &lt;div class="form-group" style="margin-bottom: 25px;"&gt;</w:t>
      </w:r>
    </w:p>
    <w:p w14:paraId="6B9163C0"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&lt;label for="plan"&gt;Choose Workout Tier&lt;/label&gt;</w:t>
      </w:r>
    </w:p>
    <w:p w14:paraId="43AC9CBC"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&lt;select id="plan"&gt;</w:t>
      </w:r>
    </w:p>
    <w:p w14:paraId="5005A5FF"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&lt;option value="Free"&gt;Free Plan (Basic </w:t>
      </w:r>
      <w:proofErr w:type="gramStart"/>
      <w:r w:rsidRPr="003A2022">
        <w:rPr>
          <w:rFonts w:ascii="Times New Roman" w:eastAsia="Times New Roman" w:hAnsi="Times New Roman" w:cs="Times New Roman"/>
          <w:kern w:val="0"/>
          <w:sz w:val="24"/>
          <w:szCs w:val="24"/>
          <w:lang w:eastAsia="en-IN"/>
          <w14:ligatures w14:val="none"/>
        </w:rPr>
        <w:t>routines)&lt;</w:t>
      </w:r>
      <w:proofErr w:type="gramEnd"/>
      <w:r w:rsidRPr="003A2022">
        <w:rPr>
          <w:rFonts w:ascii="Times New Roman" w:eastAsia="Times New Roman" w:hAnsi="Times New Roman" w:cs="Times New Roman"/>
          <w:kern w:val="0"/>
          <w:sz w:val="24"/>
          <w:szCs w:val="24"/>
          <w:lang w:eastAsia="en-IN"/>
          <w14:ligatures w14:val="none"/>
        </w:rPr>
        <w:t>/option&gt;</w:t>
      </w:r>
    </w:p>
    <w:p w14:paraId="03BE0F57"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&lt;option value="Standard"&gt;Standard Plan (₹499/</w:t>
      </w:r>
      <w:proofErr w:type="gramStart"/>
      <w:r w:rsidRPr="003A2022">
        <w:rPr>
          <w:rFonts w:ascii="Times New Roman" w:eastAsia="Times New Roman" w:hAnsi="Times New Roman" w:cs="Times New Roman"/>
          <w:kern w:val="0"/>
          <w:sz w:val="24"/>
          <w:szCs w:val="24"/>
          <w:lang w:eastAsia="en-IN"/>
          <w14:ligatures w14:val="none"/>
        </w:rPr>
        <w:t>month)&lt;</w:t>
      </w:r>
      <w:proofErr w:type="gramEnd"/>
      <w:r w:rsidRPr="003A2022">
        <w:rPr>
          <w:rFonts w:ascii="Times New Roman" w:eastAsia="Times New Roman" w:hAnsi="Times New Roman" w:cs="Times New Roman"/>
          <w:kern w:val="0"/>
          <w:sz w:val="24"/>
          <w:szCs w:val="24"/>
          <w:lang w:eastAsia="en-IN"/>
          <w14:ligatures w14:val="none"/>
        </w:rPr>
        <w:t>/option&gt;</w:t>
      </w:r>
    </w:p>
    <w:p w14:paraId="2D5F3F11"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&lt;option value="Premium" disabled&gt;Premium Plan (Coming </w:t>
      </w:r>
      <w:proofErr w:type="gramStart"/>
      <w:r w:rsidRPr="003A2022">
        <w:rPr>
          <w:rFonts w:ascii="Times New Roman" w:eastAsia="Times New Roman" w:hAnsi="Times New Roman" w:cs="Times New Roman"/>
          <w:kern w:val="0"/>
          <w:sz w:val="24"/>
          <w:szCs w:val="24"/>
          <w:lang w:eastAsia="en-IN"/>
          <w14:ligatures w14:val="none"/>
        </w:rPr>
        <w:t>Soon)&lt;</w:t>
      </w:r>
      <w:proofErr w:type="gramEnd"/>
      <w:r w:rsidRPr="003A2022">
        <w:rPr>
          <w:rFonts w:ascii="Times New Roman" w:eastAsia="Times New Roman" w:hAnsi="Times New Roman" w:cs="Times New Roman"/>
          <w:kern w:val="0"/>
          <w:sz w:val="24"/>
          <w:szCs w:val="24"/>
          <w:lang w:eastAsia="en-IN"/>
          <w14:ligatures w14:val="none"/>
        </w:rPr>
        <w:t>/option&gt;</w:t>
      </w:r>
    </w:p>
    <w:p w14:paraId="3A034D70"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&lt;/select&gt;</w:t>
      </w:r>
    </w:p>
    <w:p w14:paraId="2BBE887F"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&lt;/div&gt;</w:t>
      </w:r>
    </w:p>
    <w:p w14:paraId="47873C90"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p>
    <w:p w14:paraId="2A2B44A5"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&lt;button type="submit"&gt;Unlock Dashboard </w:t>
      </w:r>
      <w:r w:rsidRPr="003A2022">
        <w:rPr>
          <w:rFonts w:ascii="Segoe UI Emoji" w:eastAsia="Times New Roman" w:hAnsi="Segoe UI Emoji" w:cs="Segoe UI Emoji"/>
          <w:kern w:val="0"/>
          <w:sz w:val="24"/>
          <w:szCs w:val="24"/>
          <w:lang w:eastAsia="en-IN"/>
          <w14:ligatures w14:val="none"/>
        </w:rPr>
        <w:t>🚀</w:t>
      </w:r>
      <w:r w:rsidRPr="003A2022">
        <w:rPr>
          <w:rFonts w:ascii="Times New Roman" w:eastAsia="Times New Roman" w:hAnsi="Times New Roman" w:cs="Times New Roman"/>
          <w:kern w:val="0"/>
          <w:sz w:val="24"/>
          <w:szCs w:val="24"/>
          <w:lang w:eastAsia="en-IN"/>
          <w14:ligatures w14:val="none"/>
        </w:rPr>
        <w:t>&lt;/button&gt;</w:t>
      </w:r>
    </w:p>
    <w:p w14:paraId="58F529BC"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&lt;/form&gt;</w:t>
      </w:r>
    </w:p>
    <w:p w14:paraId="504EE930"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&lt;/div&gt;</w:t>
      </w:r>
    </w:p>
    <w:p w14:paraId="6B25405F" w14:textId="7E54B2BF" w:rsidR="00A83182" w:rsidRPr="00DA2DAE"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&lt;/section&gt;</w:t>
      </w:r>
    </w:p>
    <w:p w14:paraId="114C9D74"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Description:</w:t>
      </w:r>
      <w:r w:rsidRPr="00DA2DAE">
        <w:rPr>
          <w:rFonts w:ascii="Times New Roman" w:eastAsia="Times New Roman" w:hAnsi="Times New Roman" w:cs="Times New Roman"/>
          <w:kern w:val="0"/>
          <w:sz w:val="24"/>
          <w:szCs w:val="24"/>
          <w:lang w:eastAsia="en-IN"/>
          <w14:ligatures w14:val="none"/>
        </w:rPr>
        <w:br/>
        <w:t>The registration process is simple and allows secure storage of user information.</w:t>
      </w:r>
    </w:p>
    <w:p w14:paraId="37F21A86" w14:textId="77777777" w:rsidR="00DA2DAE" w:rsidRPr="00DA2DAE" w:rsidRDefault="00DA2DAE"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A2DAE">
        <w:rPr>
          <w:rFonts w:ascii="Times New Roman" w:eastAsia="Times New Roman" w:hAnsi="Times New Roman" w:cs="Times New Roman"/>
          <w:b/>
          <w:bCs/>
          <w:kern w:val="0"/>
          <w:sz w:val="28"/>
          <w:szCs w:val="28"/>
          <w:lang w:eastAsia="en-IN"/>
          <w14:ligatures w14:val="none"/>
        </w:rPr>
        <w:t>6.5 Login and Re-login Module</w:t>
      </w:r>
    </w:p>
    <w:p w14:paraId="5DF052F5"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The system supports data recovery through email-based identification.</w:t>
      </w:r>
    </w:p>
    <w:p w14:paraId="67AB5765"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Process</w:t>
      </w:r>
    </w:p>
    <w:p w14:paraId="3344A817" w14:textId="77777777" w:rsidR="00DA2DAE" w:rsidRPr="00DA2DAE" w:rsidRDefault="00DA2DAE">
      <w:pPr>
        <w:numPr>
          <w:ilvl w:val="0"/>
          <w:numId w:val="5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User enters registered email.</w:t>
      </w:r>
    </w:p>
    <w:p w14:paraId="6BF1517F" w14:textId="77777777" w:rsidR="00DA2DAE" w:rsidRPr="00DA2DAE" w:rsidRDefault="00DA2DAE">
      <w:pPr>
        <w:numPr>
          <w:ilvl w:val="0"/>
          <w:numId w:val="5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Firebase database is searched.</w:t>
      </w:r>
    </w:p>
    <w:p w14:paraId="23D0587E" w14:textId="77777777" w:rsidR="00DA2DAE" w:rsidRPr="00DA2DAE" w:rsidRDefault="00DA2DAE">
      <w:pPr>
        <w:numPr>
          <w:ilvl w:val="0"/>
          <w:numId w:val="5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User information is retrieved.</w:t>
      </w:r>
    </w:p>
    <w:p w14:paraId="0ADFAE39" w14:textId="77777777" w:rsidR="00DA2DAE" w:rsidRPr="00DA2DAE" w:rsidRDefault="00DA2DAE">
      <w:pPr>
        <w:numPr>
          <w:ilvl w:val="0"/>
          <w:numId w:val="5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lastRenderedPageBreak/>
        <w:t>Dashboard data is restored.</w:t>
      </w:r>
    </w:p>
    <w:p w14:paraId="49CED711" w14:textId="71E0C9BE"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Description:</w:t>
      </w:r>
      <w:r w:rsidRPr="00DA2DAE">
        <w:rPr>
          <w:rFonts w:ascii="Times New Roman" w:eastAsia="Times New Roman" w:hAnsi="Times New Roman" w:cs="Times New Roman"/>
          <w:kern w:val="0"/>
          <w:sz w:val="24"/>
          <w:szCs w:val="24"/>
          <w:lang w:eastAsia="en-IN"/>
          <w14:ligatures w14:val="none"/>
        </w:rPr>
        <w:br/>
        <w:t>The module improves user experience by allowing users to continue from previously saved records.</w:t>
      </w:r>
    </w:p>
    <w:p w14:paraId="4B4FB817" w14:textId="77777777" w:rsidR="00DA2DAE" w:rsidRPr="00DA2DAE" w:rsidRDefault="00DA2DAE"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A2DAE">
        <w:rPr>
          <w:rFonts w:ascii="Times New Roman" w:eastAsia="Times New Roman" w:hAnsi="Times New Roman" w:cs="Times New Roman"/>
          <w:b/>
          <w:bCs/>
          <w:kern w:val="0"/>
          <w:sz w:val="28"/>
          <w:szCs w:val="28"/>
          <w:lang w:eastAsia="en-IN"/>
          <w14:ligatures w14:val="none"/>
        </w:rPr>
        <w:t>6.6 Workout Plan Module</w:t>
      </w:r>
    </w:p>
    <w:p w14:paraId="4C561775"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This module provides structured fitness plans according to user requirements.</w:t>
      </w:r>
    </w:p>
    <w:p w14:paraId="1DCEB9D3"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Available Plans</w:t>
      </w:r>
    </w:p>
    <w:p w14:paraId="1EBB90B9" w14:textId="77777777" w:rsidR="00DA2DAE" w:rsidRPr="00DA2DAE" w:rsidRDefault="00DA2DAE">
      <w:pPr>
        <w:numPr>
          <w:ilvl w:val="0"/>
          <w:numId w:val="5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Free Plan</w:t>
      </w:r>
    </w:p>
    <w:p w14:paraId="1CABBE1C" w14:textId="77777777" w:rsidR="00DA2DAE" w:rsidRPr="00DA2DAE" w:rsidRDefault="00DA2DAE">
      <w:pPr>
        <w:numPr>
          <w:ilvl w:val="0"/>
          <w:numId w:val="5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Standard Plan</w:t>
      </w:r>
    </w:p>
    <w:p w14:paraId="03A8F4CB"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Workout Categories</w:t>
      </w:r>
    </w:p>
    <w:p w14:paraId="03C3C134" w14:textId="77777777" w:rsidR="00DA2DAE" w:rsidRPr="00DA2DAE" w:rsidRDefault="00DA2DAE">
      <w:pPr>
        <w:numPr>
          <w:ilvl w:val="0"/>
          <w:numId w:val="5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Weight Loss</w:t>
      </w:r>
    </w:p>
    <w:p w14:paraId="07D796E0" w14:textId="77777777" w:rsidR="00DA2DAE" w:rsidRPr="00DA2DAE" w:rsidRDefault="00DA2DAE">
      <w:pPr>
        <w:numPr>
          <w:ilvl w:val="0"/>
          <w:numId w:val="5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Muscle Building</w:t>
      </w:r>
    </w:p>
    <w:p w14:paraId="74C3BE94" w14:textId="77777777" w:rsidR="00DA2DAE" w:rsidRPr="00DA2DAE" w:rsidRDefault="00DA2DAE">
      <w:pPr>
        <w:numPr>
          <w:ilvl w:val="0"/>
          <w:numId w:val="5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General Fitness</w:t>
      </w:r>
    </w:p>
    <w:p w14:paraId="14731E3E" w14:textId="77777777" w:rsidR="00DA2DAE" w:rsidRDefault="00DA2DAE">
      <w:pPr>
        <w:numPr>
          <w:ilvl w:val="0"/>
          <w:numId w:val="5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Home Workouts</w:t>
      </w:r>
    </w:p>
    <w:p w14:paraId="300A25C0"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proofErr w:type="gramStart"/>
      <w:r w:rsidRPr="003A2022">
        <w:rPr>
          <w:rFonts w:ascii="Times New Roman" w:eastAsia="Times New Roman" w:hAnsi="Times New Roman" w:cs="Times New Roman"/>
          <w:kern w:val="0"/>
          <w:sz w:val="24"/>
          <w:szCs w:val="24"/>
          <w:lang w:eastAsia="en-IN"/>
          <w14:ligatures w14:val="none"/>
        </w:rPr>
        <w:t>&lt;!--</w:t>
      </w:r>
      <w:proofErr w:type="gramEnd"/>
      <w:r w:rsidRPr="003A2022">
        <w:rPr>
          <w:rFonts w:ascii="Times New Roman" w:eastAsia="Times New Roman" w:hAnsi="Times New Roman" w:cs="Times New Roman"/>
          <w:kern w:val="0"/>
          <w:sz w:val="24"/>
          <w:szCs w:val="24"/>
          <w:lang w:eastAsia="en-IN"/>
          <w14:ligatures w14:val="none"/>
        </w:rPr>
        <w:t xml:space="preserve"> PLANS SECTION --&gt;</w:t>
      </w:r>
    </w:p>
    <w:p w14:paraId="1056F8C4"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&lt;section id="plans"&gt;</w:t>
      </w:r>
    </w:p>
    <w:p w14:paraId="73922BA6"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 class="section-header"&gt;</w:t>
      </w:r>
    </w:p>
    <w:p w14:paraId="49A18534"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&lt;span class="section-tag"&gt;Flexible Membership&lt;/span&gt;</w:t>
      </w:r>
    </w:p>
    <w:p w14:paraId="547FE625"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&lt;h2&gt;Choose Your Fitness Level&lt;/h2&gt;</w:t>
      </w:r>
    </w:p>
    <w:p w14:paraId="49ACF381"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&lt;p class="section-</w:t>
      </w:r>
      <w:proofErr w:type="spellStart"/>
      <w:r w:rsidRPr="003A2022">
        <w:rPr>
          <w:rFonts w:ascii="Times New Roman" w:eastAsia="Times New Roman" w:hAnsi="Times New Roman" w:cs="Times New Roman"/>
          <w:kern w:val="0"/>
          <w:sz w:val="24"/>
          <w:szCs w:val="24"/>
          <w:lang w:eastAsia="en-IN"/>
          <w14:ligatures w14:val="none"/>
        </w:rPr>
        <w:t>desc</w:t>
      </w:r>
      <w:proofErr w:type="spellEnd"/>
      <w:r w:rsidRPr="003A2022">
        <w:rPr>
          <w:rFonts w:ascii="Times New Roman" w:eastAsia="Times New Roman" w:hAnsi="Times New Roman" w:cs="Times New Roman"/>
          <w:kern w:val="0"/>
          <w:sz w:val="24"/>
          <w:szCs w:val="24"/>
          <w:lang w:eastAsia="en-IN"/>
          <w14:ligatures w14:val="none"/>
        </w:rPr>
        <w:t xml:space="preserve">"&gt;Unlock customized routines, video training, and live support suited to your individual </w:t>
      </w:r>
      <w:proofErr w:type="gramStart"/>
      <w:r w:rsidRPr="003A2022">
        <w:rPr>
          <w:rFonts w:ascii="Times New Roman" w:eastAsia="Times New Roman" w:hAnsi="Times New Roman" w:cs="Times New Roman"/>
          <w:kern w:val="0"/>
          <w:sz w:val="24"/>
          <w:szCs w:val="24"/>
          <w:lang w:eastAsia="en-IN"/>
          <w14:ligatures w14:val="none"/>
        </w:rPr>
        <w:t>goals.&lt;</w:t>
      </w:r>
      <w:proofErr w:type="gramEnd"/>
      <w:r w:rsidRPr="003A2022">
        <w:rPr>
          <w:rFonts w:ascii="Times New Roman" w:eastAsia="Times New Roman" w:hAnsi="Times New Roman" w:cs="Times New Roman"/>
          <w:kern w:val="0"/>
          <w:sz w:val="24"/>
          <w:szCs w:val="24"/>
          <w:lang w:eastAsia="en-IN"/>
          <w14:ligatures w14:val="none"/>
        </w:rPr>
        <w:t>/p&gt;</w:t>
      </w:r>
    </w:p>
    <w:p w14:paraId="0B068272"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&lt;/div&gt;</w:t>
      </w:r>
    </w:p>
    <w:p w14:paraId="13C6F615"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p>
    <w:p w14:paraId="52DB2C9D"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lastRenderedPageBreak/>
        <w:t xml:space="preserve">      &lt;div class="cards"&gt;</w:t>
      </w:r>
    </w:p>
    <w:p w14:paraId="3D4B6A96"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w:t>
      </w:r>
      <w:proofErr w:type="gramStart"/>
      <w:r w:rsidRPr="003A2022">
        <w:rPr>
          <w:rFonts w:ascii="Times New Roman" w:eastAsia="Times New Roman" w:hAnsi="Times New Roman" w:cs="Times New Roman"/>
          <w:kern w:val="0"/>
          <w:sz w:val="24"/>
          <w:szCs w:val="24"/>
          <w:lang w:eastAsia="en-IN"/>
          <w14:ligatures w14:val="none"/>
        </w:rPr>
        <w:t>&lt;!--</w:t>
      </w:r>
      <w:proofErr w:type="gramEnd"/>
      <w:r w:rsidRPr="003A2022">
        <w:rPr>
          <w:rFonts w:ascii="Times New Roman" w:eastAsia="Times New Roman" w:hAnsi="Times New Roman" w:cs="Times New Roman"/>
          <w:kern w:val="0"/>
          <w:sz w:val="24"/>
          <w:szCs w:val="24"/>
          <w:lang w:eastAsia="en-IN"/>
          <w14:ligatures w14:val="none"/>
        </w:rPr>
        <w:t xml:space="preserve"> FREE PLAN --&gt;</w:t>
      </w:r>
    </w:p>
    <w:p w14:paraId="1144D762"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 class="card"&gt;</w:t>
      </w:r>
    </w:p>
    <w:p w14:paraId="19078ABE"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 class="card-</w:t>
      </w:r>
      <w:proofErr w:type="spellStart"/>
      <w:r w:rsidRPr="003A2022">
        <w:rPr>
          <w:rFonts w:ascii="Times New Roman" w:eastAsia="Times New Roman" w:hAnsi="Times New Roman" w:cs="Times New Roman"/>
          <w:kern w:val="0"/>
          <w:sz w:val="24"/>
          <w:szCs w:val="24"/>
          <w:lang w:eastAsia="en-IN"/>
          <w14:ligatures w14:val="none"/>
        </w:rPr>
        <w:t>img</w:t>
      </w:r>
      <w:proofErr w:type="spellEnd"/>
      <w:r w:rsidRPr="003A2022">
        <w:rPr>
          <w:rFonts w:ascii="Times New Roman" w:eastAsia="Times New Roman" w:hAnsi="Times New Roman" w:cs="Times New Roman"/>
          <w:kern w:val="0"/>
          <w:sz w:val="24"/>
          <w:szCs w:val="24"/>
          <w:lang w:eastAsia="en-IN"/>
          <w14:ligatures w14:val="none"/>
        </w:rPr>
        <w:t>-wrapper"&gt;</w:t>
      </w:r>
    </w:p>
    <w:p w14:paraId="51626115"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w:t>
      </w:r>
      <w:proofErr w:type="spellStart"/>
      <w:r w:rsidRPr="003A2022">
        <w:rPr>
          <w:rFonts w:ascii="Times New Roman" w:eastAsia="Times New Roman" w:hAnsi="Times New Roman" w:cs="Times New Roman"/>
          <w:kern w:val="0"/>
          <w:sz w:val="24"/>
          <w:szCs w:val="24"/>
          <w:lang w:eastAsia="en-IN"/>
          <w14:ligatures w14:val="none"/>
        </w:rPr>
        <w:t>img</w:t>
      </w:r>
      <w:proofErr w:type="spellEnd"/>
      <w:r w:rsidRPr="003A2022">
        <w:rPr>
          <w:rFonts w:ascii="Times New Roman" w:eastAsia="Times New Roman" w:hAnsi="Times New Roman" w:cs="Times New Roman"/>
          <w:kern w:val="0"/>
          <w:sz w:val="24"/>
          <w:szCs w:val="24"/>
          <w:lang w:eastAsia="en-IN"/>
          <w14:ligatures w14:val="none"/>
        </w:rPr>
        <w:t xml:space="preserve"> src="https://images.unsplash.com/photo-1518611012118-696072aa579a?q=80&amp;w=800&amp;auto=format&amp;fit=crop" alt="Free Workout Plan Image"&gt;</w:t>
      </w:r>
    </w:p>
    <w:p w14:paraId="46333619"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&lt;/div&gt;</w:t>
      </w:r>
    </w:p>
    <w:p w14:paraId="35AF4442"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 class="card-content"&gt;</w:t>
      </w:r>
    </w:p>
    <w:p w14:paraId="1FDA7663"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&lt;h3&gt;Free Starter&lt;/h3&gt;</w:t>
      </w:r>
    </w:p>
    <w:p w14:paraId="1AFC88B6"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&lt;h1&gt;₹0&lt;span&gt;/ forever&lt;/span&gt;&lt;/h1&gt;</w:t>
      </w:r>
    </w:p>
    <w:p w14:paraId="6515724D"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&lt;ul&gt;</w:t>
      </w:r>
    </w:p>
    <w:p w14:paraId="02CED90E"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&lt;li&gt;Basic Home Workouts&lt;/li&gt;</w:t>
      </w:r>
    </w:p>
    <w:p w14:paraId="5469A2D6"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&lt;li&gt;</w:t>
      </w:r>
      <w:proofErr w:type="spellStart"/>
      <w:r w:rsidRPr="003A2022">
        <w:rPr>
          <w:rFonts w:ascii="Times New Roman" w:eastAsia="Times New Roman" w:hAnsi="Times New Roman" w:cs="Times New Roman"/>
          <w:kern w:val="0"/>
          <w:sz w:val="24"/>
          <w:szCs w:val="24"/>
          <w:lang w:eastAsia="en-IN"/>
          <w14:ligatures w14:val="none"/>
        </w:rPr>
        <w:t>Pushups</w:t>
      </w:r>
      <w:proofErr w:type="spellEnd"/>
      <w:r w:rsidRPr="003A2022">
        <w:rPr>
          <w:rFonts w:ascii="Times New Roman" w:eastAsia="Times New Roman" w:hAnsi="Times New Roman" w:cs="Times New Roman"/>
          <w:kern w:val="0"/>
          <w:sz w:val="24"/>
          <w:szCs w:val="24"/>
          <w:lang w:eastAsia="en-IN"/>
          <w14:ligatures w14:val="none"/>
        </w:rPr>
        <w:t xml:space="preserve"> &amp; Squats Checklist&lt;/li&gt;</w:t>
      </w:r>
    </w:p>
    <w:p w14:paraId="7398C0C9"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&lt;li&gt;Stretching Exercises&lt;/li&gt;</w:t>
      </w:r>
    </w:p>
    <w:p w14:paraId="4628D615"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&lt;li&gt;Basic BMI &amp; Water Loggers&lt;/li&gt;</w:t>
      </w:r>
    </w:p>
    <w:p w14:paraId="27A9AF3C"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&lt;li&gt;Ad-supported access&lt;/li&gt;</w:t>
      </w:r>
    </w:p>
    <w:p w14:paraId="33B44ED7"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&lt;/ul&gt;</w:t>
      </w:r>
    </w:p>
    <w:p w14:paraId="274150DE"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&lt;button onclick="</w:t>
      </w:r>
      <w:proofErr w:type="spellStart"/>
      <w:r w:rsidRPr="003A2022">
        <w:rPr>
          <w:rFonts w:ascii="Times New Roman" w:eastAsia="Times New Roman" w:hAnsi="Times New Roman" w:cs="Times New Roman"/>
          <w:kern w:val="0"/>
          <w:sz w:val="24"/>
          <w:szCs w:val="24"/>
          <w:lang w:eastAsia="en-IN"/>
          <w14:ligatures w14:val="none"/>
        </w:rPr>
        <w:t>selectPlan</w:t>
      </w:r>
      <w:proofErr w:type="spellEnd"/>
      <w:r w:rsidRPr="003A2022">
        <w:rPr>
          <w:rFonts w:ascii="Times New Roman" w:eastAsia="Times New Roman" w:hAnsi="Times New Roman" w:cs="Times New Roman"/>
          <w:kern w:val="0"/>
          <w:sz w:val="24"/>
          <w:szCs w:val="24"/>
          <w:lang w:eastAsia="en-IN"/>
          <w14:ligatures w14:val="none"/>
        </w:rPr>
        <w:t>('Free')"&gt;Start Free&lt;/button&gt;</w:t>
      </w:r>
    </w:p>
    <w:p w14:paraId="0FC8286C"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&lt;/div&gt;</w:t>
      </w:r>
    </w:p>
    <w:p w14:paraId="0CC36D90"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&lt;/div&gt;</w:t>
      </w:r>
    </w:p>
    <w:p w14:paraId="404ED4E0"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p>
    <w:p w14:paraId="2B496B9E"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w:t>
      </w:r>
      <w:proofErr w:type="gramStart"/>
      <w:r w:rsidRPr="003A2022">
        <w:rPr>
          <w:rFonts w:ascii="Times New Roman" w:eastAsia="Times New Roman" w:hAnsi="Times New Roman" w:cs="Times New Roman"/>
          <w:kern w:val="0"/>
          <w:sz w:val="24"/>
          <w:szCs w:val="24"/>
          <w:lang w:eastAsia="en-IN"/>
          <w14:ligatures w14:val="none"/>
        </w:rPr>
        <w:t>&lt;!--</w:t>
      </w:r>
      <w:proofErr w:type="gramEnd"/>
      <w:r w:rsidRPr="003A2022">
        <w:rPr>
          <w:rFonts w:ascii="Times New Roman" w:eastAsia="Times New Roman" w:hAnsi="Times New Roman" w:cs="Times New Roman"/>
          <w:kern w:val="0"/>
          <w:sz w:val="24"/>
          <w:szCs w:val="24"/>
          <w:lang w:eastAsia="en-IN"/>
          <w14:ligatures w14:val="none"/>
        </w:rPr>
        <w:t xml:space="preserve"> STANDARD PLAN --&gt;</w:t>
      </w:r>
    </w:p>
    <w:p w14:paraId="3AB268DC"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 class="card"&gt;</w:t>
      </w:r>
    </w:p>
    <w:p w14:paraId="696D9F4E"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 class="card-</w:t>
      </w:r>
      <w:proofErr w:type="spellStart"/>
      <w:r w:rsidRPr="003A2022">
        <w:rPr>
          <w:rFonts w:ascii="Times New Roman" w:eastAsia="Times New Roman" w:hAnsi="Times New Roman" w:cs="Times New Roman"/>
          <w:kern w:val="0"/>
          <w:sz w:val="24"/>
          <w:szCs w:val="24"/>
          <w:lang w:eastAsia="en-IN"/>
          <w14:ligatures w14:val="none"/>
        </w:rPr>
        <w:t>img</w:t>
      </w:r>
      <w:proofErr w:type="spellEnd"/>
      <w:r w:rsidRPr="003A2022">
        <w:rPr>
          <w:rFonts w:ascii="Times New Roman" w:eastAsia="Times New Roman" w:hAnsi="Times New Roman" w:cs="Times New Roman"/>
          <w:kern w:val="0"/>
          <w:sz w:val="24"/>
          <w:szCs w:val="24"/>
          <w:lang w:eastAsia="en-IN"/>
          <w14:ligatures w14:val="none"/>
        </w:rPr>
        <w:t>-wrapper"&gt;</w:t>
      </w:r>
    </w:p>
    <w:p w14:paraId="2D8555F1"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w:t>
      </w:r>
      <w:proofErr w:type="spellStart"/>
      <w:r w:rsidRPr="003A2022">
        <w:rPr>
          <w:rFonts w:ascii="Times New Roman" w:eastAsia="Times New Roman" w:hAnsi="Times New Roman" w:cs="Times New Roman"/>
          <w:kern w:val="0"/>
          <w:sz w:val="24"/>
          <w:szCs w:val="24"/>
          <w:lang w:eastAsia="en-IN"/>
          <w14:ligatures w14:val="none"/>
        </w:rPr>
        <w:t>img</w:t>
      </w:r>
      <w:proofErr w:type="spellEnd"/>
      <w:r w:rsidRPr="003A2022">
        <w:rPr>
          <w:rFonts w:ascii="Times New Roman" w:eastAsia="Times New Roman" w:hAnsi="Times New Roman" w:cs="Times New Roman"/>
          <w:kern w:val="0"/>
          <w:sz w:val="24"/>
          <w:szCs w:val="24"/>
          <w:lang w:eastAsia="en-IN"/>
          <w14:ligatures w14:val="none"/>
        </w:rPr>
        <w:t xml:space="preserve"> src="https://images.unsplash.com/photo-1517838277536-f5f99be501cd?q=80&amp;w=800&amp;auto=format&amp;fit=crop" alt="Standard Workout Plan Image"&gt;</w:t>
      </w:r>
    </w:p>
    <w:p w14:paraId="6F3ED9E3"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&lt;/div&gt;</w:t>
      </w:r>
    </w:p>
    <w:p w14:paraId="5939C36A"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 class="card-content"&gt;</w:t>
      </w:r>
    </w:p>
    <w:p w14:paraId="180A8D5B"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&lt;h3&gt;Standard Hypertrophy&lt;/h3&gt;</w:t>
      </w:r>
    </w:p>
    <w:p w14:paraId="67DD9959"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&lt;h1&gt;₹499&lt;span&gt;/ month&lt;/span&gt;&lt;/h1&gt;</w:t>
      </w:r>
    </w:p>
    <w:p w14:paraId="3B50DB80"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&lt;ul&gt;</w:t>
      </w:r>
    </w:p>
    <w:p w14:paraId="2801941E"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&lt;li&gt;7-Day Workout Split&lt;/li&gt;</w:t>
      </w:r>
    </w:p>
    <w:p w14:paraId="5F9C1BD6"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&lt;li&gt;Customized Diet Blueprint&lt;/li&gt;</w:t>
      </w:r>
    </w:p>
    <w:p w14:paraId="02E4D1E3"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&lt;li&gt;Interactive Progress Tracker&lt;/li&gt;</w:t>
      </w:r>
    </w:p>
    <w:p w14:paraId="1F54AF95"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&lt;li&gt;Some Video Support&lt;/li&gt;</w:t>
      </w:r>
    </w:p>
    <w:p w14:paraId="0EE0B0DD"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&lt;li&gt;Email Trainer Support&lt;/li&gt;</w:t>
      </w:r>
    </w:p>
    <w:p w14:paraId="5CEDCE92"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&lt;/ul&gt;</w:t>
      </w:r>
    </w:p>
    <w:p w14:paraId="2A1AB166"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&lt;button onclick="</w:t>
      </w:r>
      <w:proofErr w:type="spellStart"/>
      <w:r w:rsidRPr="003A2022">
        <w:rPr>
          <w:rFonts w:ascii="Times New Roman" w:eastAsia="Times New Roman" w:hAnsi="Times New Roman" w:cs="Times New Roman"/>
          <w:kern w:val="0"/>
          <w:sz w:val="24"/>
          <w:szCs w:val="24"/>
          <w:lang w:eastAsia="en-IN"/>
          <w14:ligatures w14:val="none"/>
        </w:rPr>
        <w:t>selectPlan</w:t>
      </w:r>
      <w:proofErr w:type="spellEnd"/>
      <w:r w:rsidRPr="003A2022">
        <w:rPr>
          <w:rFonts w:ascii="Times New Roman" w:eastAsia="Times New Roman" w:hAnsi="Times New Roman" w:cs="Times New Roman"/>
          <w:kern w:val="0"/>
          <w:sz w:val="24"/>
          <w:szCs w:val="24"/>
          <w:lang w:eastAsia="en-IN"/>
          <w14:ligatures w14:val="none"/>
        </w:rPr>
        <w:t>('Standard')"&gt;Choose Plan&lt;/button&gt;</w:t>
      </w:r>
    </w:p>
    <w:p w14:paraId="5D146148"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&lt;/div&gt;</w:t>
      </w:r>
    </w:p>
    <w:p w14:paraId="68CCF968" w14:textId="71E4EF14" w:rsidR="003A2022" w:rsidRPr="00DA2DAE"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&lt;/div&gt;</w:t>
      </w:r>
    </w:p>
    <w:p w14:paraId="64428E88"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lastRenderedPageBreak/>
        <w:t>Description:</w:t>
      </w:r>
      <w:r w:rsidRPr="00DA2DAE">
        <w:rPr>
          <w:rFonts w:ascii="Times New Roman" w:eastAsia="Times New Roman" w:hAnsi="Times New Roman" w:cs="Times New Roman"/>
          <w:kern w:val="0"/>
          <w:sz w:val="24"/>
          <w:szCs w:val="24"/>
          <w:lang w:eastAsia="en-IN"/>
          <w14:ligatures w14:val="none"/>
        </w:rPr>
        <w:br/>
        <w:t>The module provides organized workout guidance and helps users achieve fitness goals.</w:t>
      </w:r>
    </w:p>
    <w:p w14:paraId="33863E1A" w14:textId="77777777" w:rsidR="00DA2DAE" w:rsidRPr="00DA2DAE" w:rsidRDefault="00DA2DAE"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A2DAE">
        <w:rPr>
          <w:rFonts w:ascii="Times New Roman" w:eastAsia="Times New Roman" w:hAnsi="Times New Roman" w:cs="Times New Roman"/>
          <w:b/>
          <w:bCs/>
          <w:kern w:val="0"/>
          <w:sz w:val="28"/>
          <w:szCs w:val="28"/>
          <w:lang w:eastAsia="en-IN"/>
          <w14:ligatures w14:val="none"/>
        </w:rPr>
        <w:t>6.7 BMI Calculator Module</w:t>
      </w:r>
    </w:p>
    <w:p w14:paraId="40093194"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The BMI Calculator allows users to evaluate their fitness status.</w:t>
      </w:r>
    </w:p>
    <w:p w14:paraId="3BBFD534"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Inputs</w:t>
      </w:r>
    </w:p>
    <w:p w14:paraId="49630EF2" w14:textId="77777777" w:rsidR="00DA2DAE" w:rsidRPr="00DA2DAE" w:rsidRDefault="00DA2DAE">
      <w:pPr>
        <w:numPr>
          <w:ilvl w:val="0"/>
          <w:numId w:val="5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Height</w:t>
      </w:r>
    </w:p>
    <w:p w14:paraId="784138B2" w14:textId="77777777" w:rsidR="00DA2DAE" w:rsidRPr="00DA2DAE" w:rsidRDefault="00DA2DAE">
      <w:pPr>
        <w:numPr>
          <w:ilvl w:val="0"/>
          <w:numId w:val="5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Weight</w:t>
      </w:r>
    </w:p>
    <w:p w14:paraId="7928FC3F"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Output</w:t>
      </w:r>
    </w:p>
    <w:p w14:paraId="3461F932" w14:textId="77777777" w:rsidR="00DA2DAE" w:rsidRPr="00DA2DAE" w:rsidRDefault="00DA2DAE">
      <w:pPr>
        <w:numPr>
          <w:ilvl w:val="0"/>
          <w:numId w:val="5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BMI Value</w:t>
      </w:r>
    </w:p>
    <w:p w14:paraId="2DA1B3D4" w14:textId="77777777" w:rsidR="00DA2DAE" w:rsidRDefault="00DA2DAE">
      <w:pPr>
        <w:numPr>
          <w:ilvl w:val="0"/>
          <w:numId w:val="5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BMI Category</w:t>
      </w:r>
    </w:p>
    <w:p w14:paraId="013BFBD7"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proofErr w:type="gramStart"/>
      <w:r w:rsidRPr="003A2022">
        <w:rPr>
          <w:rFonts w:ascii="Times New Roman" w:eastAsia="Times New Roman" w:hAnsi="Times New Roman" w:cs="Times New Roman"/>
          <w:kern w:val="0"/>
          <w:sz w:val="24"/>
          <w:szCs w:val="24"/>
          <w:lang w:eastAsia="en-IN"/>
          <w14:ligatures w14:val="none"/>
        </w:rPr>
        <w:t>&lt;!--</w:t>
      </w:r>
      <w:proofErr w:type="gramEnd"/>
      <w:r w:rsidRPr="003A2022">
        <w:rPr>
          <w:rFonts w:ascii="Times New Roman" w:eastAsia="Times New Roman" w:hAnsi="Times New Roman" w:cs="Times New Roman"/>
          <w:kern w:val="0"/>
          <w:sz w:val="24"/>
          <w:szCs w:val="24"/>
          <w:lang w:eastAsia="en-IN"/>
          <w14:ligatures w14:val="none"/>
        </w:rPr>
        <w:t xml:space="preserve"> BMI Calculator --&gt;</w:t>
      </w:r>
    </w:p>
    <w:p w14:paraId="75392884"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 class="tool-card"&gt;</w:t>
      </w:r>
    </w:p>
    <w:p w14:paraId="2CD43FC0"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&lt;h3&gt;&lt;span&gt;</w:t>
      </w:r>
      <w:r w:rsidRPr="003A2022">
        <w:rPr>
          <w:rFonts w:ascii="Segoe UI Emoji" w:eastAsia="Times New Roman" w:hAnsi="Segoe UI Emoji" w:cs="Segoe UI Emoji"/>
          <w:kern w:val="0"/>
          <w:sz w:val="24"/>
          <w:szCs w:val="24"/>
          <w:lang w:eastAsia="en-IN"/>
          <w14:ligatures w14:val="none"/>
        </w:rPr>
        <w:t>⚖️</w:t>
      </w:r>
      <w:r w:rsidRPr="003A2022">
        <w:rPr>
          <w:rFonts w:ascii="Times New Roman" w:eastAsia="Times New Roman" w:hAnsi="Times New Roman" w:cs="Times New Roman"/>
          <w:kern w:val="0"/>
          <w:sz w:val="24"/>
          <w:szCs w:val="24"/>
          <w:lang w:eastAsia="en-IN"/>
          <w14:ligatures w14:val="none"/>
        </w:rPr>
        <w:t>&lt;/span&gt; BMI Calculator&lt;/h3&gt;</w:t>
      </w:r>
    </w:p>
    <w:p w14:paraId="659E6810"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&lt;p class="section-</w:t>
      </w:r>
      <w:proofErr w:type="spellStart"/>
      <w:r w:rsidRPr="003A2022">
        <w:rPr>
          <w:rFonts w:ascii="Times New Roman" w:eastAsia="Times New Roman" w:hAnsi="Times New Roman" w:cs="Times New Roman"/>
          <w:kern w:val="0"/>
          <w:sz w:val="24"/>
          <w:szCs w:val="24"/>
          <w:lang w:eastAsia="en-IN"/>
          <w14:ligatures w14:val="none"/>
        </w:rPr>
        <w:t>desc</w:t>
      </w:r>
      <w:proofErr w:type="spellEnd"/>
      <w:r w:rsidRPr="003A2022">
        <w:rPr>
          <w:rFonts w:ascii="Times New Roman" w:eastAsia="Times New Roman" w:hAnsi="Times New Roman" w:cs="Times New Roman"/>
          <w:kern w:val="0"/>
          <w:sz w:val="24"/>
          <w:szCs w:val="24"/>
          <w:lang w:eastAsia="en-IN"/>
          <w14:ligatures w14:val="none"/>
        </w:rPr>
        <w:t xml:space="preserve">" style="text-align: left; margin: 0 0 20px;"&gt;Calculate your Body Mass Index to guide your training </w:t>
      </w:r>
      <w:proofErr w:type="gramStart"/>
      <w:r w:rsidRPr="003A2022">
        <w:rPr>
          <w:rFonts w:ascii="Times New Roman" w:eastAsia="Times New Roman" w:hAnsi="Times New Roman" w:cs="Times New Roman"/>
          <w:kern w:val="0"/>
          <w:sz w:val="24"/>
          <w:szCs w:val="24"/>
          <w:lang w:eastAsia="en-IN"/>
          <w14:ligatures w14:val="none"/>
        </w:rPr>
        <w:t>structure.&lt;</w:t>
      </w:r>
      <w:proofErr w:type="gramEnd"/>
      <w:r w:rsidRPr="003A2022">
        <w:rPr>
          <w:rFonts w:ascii="Times New Roman" w:eastAsia="Times New Roman" w:hAnsi="Times New Roman" w:cs="Times New Roman"/>
          <w:kern w:val="0"/>
          <w:sz w:val="24"/>
          <w:szCs w:val="24"/>
          <w:lang w:eastAsia="en-IN"/>
          <w14:ligatures w14:val="none"/>
        </w:rPr>
        <w:t>/p&gt;</w:t>
      </w:r>
    </w:p>
    <w:p w14:paraId="090B1A50"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 class="input-row"&gt;</w:t>
      </w:r>
    </w:p>
    <w:p w14:paraId="09FD2324"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 class="form-group"&gt;</w:t>
      </w:r>
    </w:p>
    <w:p w14:paraId="4F39D8C5"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&lt;label for="</w:t>
      </w:r>
      <w:proofErr w:type="spellStart"/>
      <w:r w:rsidRPr="003A2022">
        <w:rPr>
          <w:rFonts w:ascii="Times New Roman" w:eastAsia="Times New Roman" w:hAnsi="Times New Roman" w:cs="Times New Roman"/>
          <w:kern w:val="0"/>
          <w:sz w:val="24"/>
          <w:szCs w:val="24"/>
          <w:lang w:eastAsia="en-IN"/>
          <w14:ligatures w14:val="none"/>
        </w:rPr>
        <w:t>bmi</w:t>
      </w:r>
      <w:proofErr w:type="spellEnd"/>
      <w:r w:rsidRPr="003A2022">
        <w:rPr>
          <w:rFonts w:ascii="Times New Roman" w:eastAsia="Times New Roman" w:hAnsi="Times New Roman" w:cs="Times New Roman"/>
          <w:kern w:val="0"/>
          <w:sz w:val="24"/>
          <w:szCs w:val="24"/>
          <w:lang w:eastAsia="en-IN"/>
          <w14:ligatures w14:val="none"/>
        </w:rPr>
        <w:t>-weight"&gt;Weight (kg)&lt;/label&gt;</w:t>
      </w:r>
    </w:p>
    <w:p w14:paraId="793DDC59"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&lt;input type="number" id="</w:t>
      </w:r>
      <w:proofErr w:type="spellStart"/>
      <w:r w:rsidRPr="003A2022">
        <w:rPr>
          <w:rFonts w:ascii="Times New Roman" w:eastAsia="Times New Roman" w:hAnsi="Times New Roman" w:cs="Times New Roman"/>
          <w:kern w:val="0"/>
          <w:sz w:val="24"/>
          <w:szCs w:val="24"/>
          <w:lang w:eastAsia="en-IN"/>
          <w14:ligatures w14:val="none"/>
        </w:rPr>
        <w:t>bmi</w:t>
      </w:r>
      <w:proofErr w:type="spellEnd"/>
      <w:r w:rsidRPr="003A2022">
        <w:rPr>
          <w:rFonts w:ascii="Times New Roman" w:eastAsia="Times New Roman" w:hAnsi="Times New Roman" w:cs="Times New Roman"/>
          <w:kern w:val="0"/>
          <w:sz w:val="24"/>
          <w:szCs w:val="24"/>
          <w:lang w:eastAsia="en-IN"/>
          <w14:ligatures w14:val="none"/>
        </w:rPr>
        <w:t>-weight" placeholder="e.g. 70" min="20" max="300"&gt;</w:t>
      </w:r>
    </w:p>
    <w:p w14:paraId="553B39EB"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&lt;/div&gt;</w:t>
      </w:r>
    </w:p>
    <w:p w14:paraId="5C29C250"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 class="form-group"&gt;</w:t>
      </w:r>
    </w:p>
    <w:p w14:paraId="49105E04"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lastRenderedPageBreak/>
        <w:t xml:space="preserve">              &lt;label for="</w:t>
      </w:r>
      <w:proofErr w:type="spellStart"/>
      <w:r w:rsidRPr="003A2022">
        <w:rPr>
          <w:rFonts w:ascii="Times New Roman" w:eastAsia="Times New Roman" w:hAnsi="Times New Roman" w:cs="Times New Roman"/>
          <w:kern w:val="0"/>
          <w:sz w:val="24"/>
          <w:szCs w:val="24"/>
          <w:lang w:eastAsia="en-IN"/>
          <w14:ligatures w14:val="none"/>
        </w:rPr>
        <w:t>bmi</w:t>
      </w:r>
      <w:proofErr w:type="spellEnd"/>
      <w:r w:rsidRPr="003A2022">
        <w:rPr>
          <w:rFonts w:ascii="Times New Roman" w:eastAsia="Times New Roman" w:hAnsi="Times New Roman" w:cs="Times New Roman"/>
          <w:kern w:val="0"/>
          <w:sz w:val="24"/>
          <w:szCs w:val="24"/>
          <w:lang w:eastAsia="en-IN"/>
          <w14:ligatures w14:val="none"/>
        </w:rPr>
        <w:t>-height"&gt;Height (cm)&lt;/label&gt;</w:t>
      </w:r>
    </w:p>
    <w:p w14:paraId="13F388F6"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&lt;input type="number" id="</w:t>
      </w:r>
      <w:proofErr w:type="spellStart"/>
      <w:r w:rsidRPr="003A2022">
        <w:rPr>
          <w:rFonts w:ascii="Times New Roman" w:eastAsia="Times New Roman" w:hAnsi="Times New Roman" w:cs="Times New Roman"/>
          <w:kern w:val="0"/>
          <w:sz w:val="24"/>
          <w:szCs w:val="24"/>
          <w:lang w:eastAsia="en-IN"/>
          <w14:ligatures w14:val="none"/>
        </w:rPr>
        <w:t>bmi</w:t>
      </w:r>
      <w:proofErr w:type="spellEnd"/>
      <w:r w:rsidRPr="003A2022">
        <w:rPr>
          <w:rFonts w:ascii="Times New Roman" w:eastAsia="Times New Roman" w:hAnsi="Times New Roman" w:cs="Times New Roman"/>
          <w:kern w:val="0"/>
          <w:sz w:val="24"/>
          <w:szCs w:val="24"/>
          <w:lang w:eastAsia="en-IN"/>
          <w14:ligatures w14:val="none"/>
        </w:rPr>
        <w:t>-height" placeholder="e.g. 175" min="100" max="250"&gt;</w:t>
      </w:r>
    </w:p>
    <w:p w14:paraId="00DA001D"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&lt;/div&gt;</w:t>
      </w:r>
    </w:p>
    <w:p w14:paraId="46431B99"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&lt;/div&gt;</w:t>
      </w:r>
    </w:p>
    <w:p w14:paraId="178685DE"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&lt;button id="</w:t>
      </w:r>
      <w:proofErr w:type="spellStart"/>
      <w:r w:rsidRPr="003A2022">
        <w:rPr>
          <w:rFonts w:ascii="Times New Roman" w:eastAsia="Times New Roman" w:hAnsi="Times New Roman" w:cs="Times New Roman"/>
          <w:kern w:val="0"/>
          <w:sz w:val="24"/>
          <w:szCs w:val="24"/>
          <w:lang w:eastAsia="en-IN"/>
          <w14:ligatures w14:val="none"/>
        </w:rPr>
        <w:t>calculateBmiBtn</w:t>
      </w:r>
      <w:proofErr w:type="spellEnd"/>
      <w:r w:rsidRPr="003A2022">
        <w:rPr>
          <w:rFonts w:ascii="Times New Roman" w:eastAsia="Times New Roman" w:hAnsi="Times New Roman" w:cs="Times New Roman"/>
          <w:kern w:val="0"/>
          <w:sz w:val="24"/>
          <w:szCs w:val="24"/>
          <w:lang w:eastAsia="en-IN"/>
          <w14:ligatures w14:val="none"/>
        </w:rPr>
        <w:t>" style="width: 100%;"&gt;Calculate BMI&lt;/button&gt;</w:t>
      </w:r>
    </w:p>
    <w:p w14:paraId="1ECA46F4"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p>
    <w:p w14:paraId="5110C60C"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 class="</w:t>
      </w:r>
      <w:proofErr w:type="spellStart"/>
      <w:r w:rsidRPr="003A2022">
        <w:rPr>
          <w:rFonts w:ascii="Times New Roman" w:eastAsia="Times New Roman" w:hAnsi="Times New Roman" w:cs="Times New Roman"/>
          <w:kern w:val="0"/>
          <w:sz w:val="24"/>
          <w:szCs w:val="24"/>
          <w:lang w:eastAsia="en-IN"/>
          <w14:ligatures w14:val="none"/>
        </w:rPr>
        <w:t>bmi</w:t>
      </w:r>
      <w:proofErr w:type="spellEnd"/>
      <w:r w:rsidRPr="003A2022">
        <w:rPr>
          <w:rFonts w:ascii="Times New Roman" w:eastAsia="Times New Roman" w:hAnsi="Times New Roman" w:cs="Times New Roman"/>
          <w:kern w:val="0"/>
          <w:sz w:val="24"/>
          <w:szCs w:val="24"/>
          <w:lang w:eastAsia="en-IN"/>
          <w14:ligatures w14:val="none"/>
        </w:rPr>
        <w:t>-result-wrapper" id="</w:t>
      </w:r>
      <w:proofErr w:type="spellStart"/>
      <w:r w:rsidRPr="003A2022">
        <w:rPr>
          <w:rFonts w:ascii="Times New Roman" w:eastAsia="Times New Roman" w:hAnsi="Times New Roman" w:cs="Times New Roman"/>
          <w:kern w:val="0"/>
          <w:sz w:val="24"/>
          <w:szCs w:val="24"/>
          <w:lang w:eastAsia="en-IN"/>
          <w14:ligatures w14:val="none"/>
        </w:rPr>
        <w:t>bmiResultWrapper</w:t>
      </w:r>
      <w:proofErr w:type="spellEnd"/>
      <w:r w:rsidRPr="003A2022">
        <w:rPr>
          <w:rFonts w:ascii="Times New Roman" w:eastAsia="Times New Roman" w:hAnsi="Times New Roman" w:cs="Times New Roman"/>
          <w:kern w:val="0"/>
          <w:sz w:val="24"/>
          <w:szCs w:val="24"/>
          <w:lang w:eastAsia="en-IN"/>
          <w14:ligatures w14:val="none"/>
        </w:rPr>
        <w:t>"&gt;</w:t>
      </w:r>
    </w:p>
    <w:p w14:paraId="0B8A982C"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 class="</w:t>
      </w:r>
      <w:proofErr w:type="spellStart"/>
      <w:r w:rsidRPr="003A2022">
        <w:rPr>
          <w:rFonts w:ascii="Times New Roman" w:eastAsia="Times New Roman" w:hAnsi="Times New Roman" w:cs="Times New Roman"/>
          <w:kern w:val="0"/>
          <w:sz w:val="24"/>
          <w:szCs w:val="24"/>
          <w:lang w:eastAsia="en-IN"/>
          <w14:ligatures w14:val="none"/>
        </w:rPr>
        <w:t>bmi-num</w:t>
      </w:r>
      <w:proofErr w:type="spellEnd"/>
      <w:r w:rsidRPr="003A2022">
        <w:rPr>
          <w:rFonts w:ascii="Times New Roman" w:eastAsia="Times New Roman" w:hAnsi="Times New Roman" w:cs="Times New Roman"/>
          <w:kern w:val="0"/>
          <w:sz w:val="24"/>
          <w:szCs w:val="24"/>
          <w:lang w:eastAsia="en-IN"/>
          <w14:ligatures w14:val="none"/>
        </w:rPr>
        <w:t>" id="</w:t>
      </w:r>
      <w:proofErr w:type="spellStart"/>
      <w:r w:rsidRPr="003A2022">
        <w:rPr>
          <w:rFonts w:ascii="Times New Roman" w:eastAsia="Times New Roman" w:hAnsi="Times New Roman" w:cs="Times New Roman"/>
          <w:kern w:val="0"/>
          <w:sz w:val="24"/>
          <w:szCs w:val="24"/>
          <w:lang w:eastAsia="en-IN"/>
          <w14:ligatures w14:val="none"/>
        </w:rPr>
        <w:t>bmiNum</w:t>
      </w:r>
      <w:proofErr w:type="spellEnd"/>
      <w:r w:rsidRPr="003A2022">
        <w:rPr>
          <w:rFonts w:ascii="Times New Roman" w:eastAsia="Times New Roman" w:hAnsi="Times New Roman" w:cs="Times New Roman"/>
          <w:kern w:val="0"/>
          <w:sz w:val="24"/>
          <w:szCs w:val="24"/>
          <w:lang w:eastAsia="en-IN"/>
          <w14:ligatures w14:val="none"/>
        </w:rPr>
        <w:t>"&gt;--&lt;/div&gt;</w:t>
      </w:r>
    </w:p>
    <w:p w14:paraId="5EFC9358"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 class="</w:t>
      </w:r>
      <w:proofErr w:type="spellStart"/>
      <w:r w:rsidRPr="003A2022">
        <w:rPr>
          <w:rFonts w:ascii="Times New Roman" w:eastAsia="Times New Roman" w:hAnsi="Times New Roman" w:cs="Times New Roman"/>
          <w:kern w:val="0"/>
          <w:sz w:val="24"/>
          <w:szCs w:val="24"/>
          <w:lang w:eastAsia="en-IN"/>
          <w14:ligatures w14:val="none"/>
        </w:rPr>
        <w:t>bmi</w:t>
      </w:r>
      <w:proofErr w:type="spellEnd"/>
      <w:r w:rsidRPr="003A2022">
        <w:rPr>
          <w:rFonts w:ascii="Times New Roman" w:eastAsia="Times New Roman" w:hAnsi="Times New Roman" w:cs="Times New Roman"/>
          <w:kern w:val="0"/>
          <w:sz w:val="24"/>
          <w:szCs w:val="24"/>
          <w:lang w:eastAsia="en-IN"/>
          <w14:ligatures w14:val="none"/>
        </w:rPr>
        <w:t>-status" id="</w:t>
      </w:r>
      <w:proofErr w:type="spellStart"/>
      <w:r w:rsidRPr="003A2022">
        <w:rPr>
          <w:rFonts w:ascii="Times New Roman" w:eastAsia="Times New Roman" w:hAnsi="Times New Roman" w:cs="Times New Roman"/>
          <w:kern w:val="0"/>
          <w:sz w:val="24"/>
          <w:szCs w:val="24"/>
          <w:lang w:eastAsia="en-IN"/>
          <w14:ligatures w14:val="none"/>
        </w:rPr>
        <w:t>bmiStatus</w:t>
      </w:r>
      <w:proofErr w:type="spellEnd"/>
      <w:r w:rsidRPr="003A2022">
        <w:rPr>
          <w:rFonts w:ascii="Times New Roman" w:eastAsia="Times New Roman" w:hAnsi="Times New Roman" w:cs="Times New Roman"/>
          <w:kern w:val="0"/>
          <w:sz w:val="24"/>
          <w:szCs w:val="24"/>
          <w:lang w:eastAsia="en-IN"/>
          <w14:ligatures w14:val="none"/>
        </w:rPr>
        <w:t>"&gt;Normal&lt;/div&gt;</w:t>
      </w:r>
    </w:p>
    <w:p w14:paraId="1AAD7C20"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 class="</w:t>
      </w:r>
      <w:proofErr w:type="spellStart"/>
      <w:r w:rsidRPr="003A2022">
        <w:rPr>
          <w:rFonts w:ascii="Times New Roman" w:eastAsia="Times New Roman" w:hAnsi="Times New Roman" w:cs="Times New Roman"/>
          <w:kern w:val="0"/>
          <w:sz w:val="24"/>
          <w:szCs w:val="24"/>
          <w:lang w:eastAsia="en-IN"/>
          <w14:ligatures w14:val="none"/>
        </w:rPr>
        <w:t>bmi</w:t>
      </w:r>
      <w:proofErr w:type="spellEnd"/>
      <w:r w:rsidRPr="003A2022">
        <w:rPr>
          <w:rFonts w:ascii="Times New Roman" w:eastAsia="Times New Roman" w:hAnsi="Times New Roman" w:cs="Times New Roman"/>
          <w:kern w:val="0"/>
          <w:sz w:val="24"/>
          <w:szCs w:val="24"/>
          <w:lang w:eastAsia="en-IN"/>
          <w14:ligatures w14:val="none"/>
        </w:rPr>
        <w:t>-meter"&gt;</w:t>
      </w:r>
    </w:p>
    <w:p w14:paraId="0C7F9359"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 class="</w:t>
      </w:r>
      <w:proofErr w:type="spellStart"/>
      <w:r w:rsidRPr="003A2022">
        <w:rPr>
          <w:rFonts w:ascii="Times New Roman" w:eastAsia="Times New Roman" w:hAnsi="Times New Roman" w:cs="Times New Roman"/>
          <w:kern w:val="0"/>
          <w:sz w:val="24"/>
          <w:szCs w:val="24"/>
          <w:lang w:eastAsia="en-IN"/>
          <w14:ligatures w14:val="none"/>
        </w:rPr>
        <w:t>bmi</w:t>
      </w:r>
      <w:proofErr w:type="spellEnd"/>
      <w:r w:rsidRPr="003A2022">
        <w:rPr>
          <w:rFonts w:ascii="Times New Roman" w:eastAsia="Times New Roman" w:hAnsi="Times New Roman" w:cs="Times New Roman"/>
          <w:kern w:val="0"/>
          <w:sz w:val="24"/>
          <w:szCs w:val="24"/>
          <w:lang w:eastAsia="en-IN"/>
          <w14:ligatures w14:val="none"/>
        </w:rPr>
        <w:t>-progress" id="</w:t>
      </w:r>
      <w:proofErr w:type="spellStart"/>
      <w:r w:rsidRPr="003A2022">
        <w:rPr>
          <w:rFonts w:ascii="Times New Roman" w:eastAsia="Times New Roman" w:hAnsi="Times New Roman" w:cs="Times New Roman"/>
          <w:kern w:val="0"/>
          <w:sz w:val="24"/>
          <w:szCs w:val="24"/>
          <w:lang w:eastAsia="en-IN"/>
          <w14:ligatures w14:val="none"/>
        </w:rPr>
        <w:t>bmiProgress</w:t>
      </w:r>
      <w:proofErr w:type="spellEnd"/>
      <w:r w:rsidRPr="003A2022">
        <w:rPr>
          <w:rFonts w:ascii="Times New Roman" w:eastAsia="Times New Roman" w:hAnsi="Times New Roman" w:cs="Times New Roman"/>
          <w:kern w:val="0"/>
          <w:sz w:val="24"/>
          <w:szCs w:val="24"/>
          <w:lang w:eastAsia="en-IN"/>
          <w14:ligatures w14:val="none"/>
        </w:rPr>
        <w:t>"&gt;&lt;/div&gt;</w:t>
      </w:r>
    </w:p>
    <w:p w14:paraId="154467E5"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&lt;/div&gt;</w:t>
      </w:r>
    </w:p>
    <w:p w14:paraId="7C527642"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 class="</w:t>
      </w:r>
      <w:proofErr w:type="spellStart"/>
      <w:r w:rsidRPr="003A2022">
        <w:rPr>
          <w:rFonts w:ascii="Times New Roman" w:eastAsia="Times New Roman" w:hAnsi="Times New Roman" w:cs="Times New Roman"/>
          <w:kern w:val="0"/>
          <w:sz w:val="24"/>
          <w:szCs w:val="24"/>
          <w:lang w:eastAsia="en-IN"/>
          <w14:ligatures w14:val="none"/>
        </w:rPr>
        <w:t>bmi</w:t>
      </w:r>
      <w:proofErr w:type="spellEnd"/>
      <w:r w:rsidRPr="003A2022">
        <w:rPr>
          <w:rFonts w:ascii="Times New Roman" w:eastAsia="Times New Roman" w:hAnsi="Times New Roman" w:cs="Times New Roman"/>
          <w:kern w:val="0"/>
          <w:sz w:val="24"/>
          <w:szCs w:val="24"/>
          <w:lang w:eastAsia="en-IN"/>
          <w14:ligatures w14:val="none"/>
        </w:rPr>
        <w:t>-tips" id="</w:t>
      </w:r>
      <w:proofErr w:type="spellStart"/>
      <w:r w:rsidRPr="003A2022">
        <w:rPr>
          <w:rFonts w:ascii="Times New Roman" w:eastAsia="Times New Roman" w:hAnsi="Times New Roman" w:cs="Times New Roman"/>
          <w:kern w:val="0"/>
          <w:sz w:val="24"/>
          <w:szCs w:val="24"/>
          <w:lang w:eastAsia="en-IN"/>
          <w14:ligatures w14:val="none"/>
        </w:rPr>
        <w:t>bmiTips</w:t>
      </w:r>
      <w:proofErr w:type="spellEnd"/>
      <w:r w:rsidRPr="003A2022">
        <w:rPr>
          <w:rFonts w:ascii="Times New Roman" w:eastAsia="Times New Roman" w:hAnsi="Times New Roman" w:cs="Times New Roman"/>
          <w:kern w:val="0"/>
          <w:sz w:val="24"/>
          <w:szCs w:val="24"/>
          <w:lang w:eastAsia="en-IN"/>
          <w14:ligatures w14:val="none"/>
        </w:rPr>
        <w:t xml:space="preserve">"&gt;Keep up the good work! Maintain a healthy </w:t>
      </w:r>
      <w:proofErr w:type="gramStart"/>
      <w:r w:rsidRPr="003A2022">
        <w:rPr>
          <w:rFonts w:ascii="Times New Roman" w:eastAsia="Times New Roman" w:hAnsi="Times New Roman" w:cs="Times New Roman"/>
          <w:kern w:val="0"/>
          <w:sz w:val="24"/>
          <w:szCs w:val="24"/>
          <w:lang w:eastAsia="en-IN"/>
          <w14:ligatures w14:val="none"/>
        </w:rPr>
        <w:t>lifestyle.&lt;</w:t>
      </w:r>
      <w:proofErr w:type="gramEnd"/>
      <w:r w:rsidRPr="003A2022">
        <w:rPr>
          <w:rFonts w:ascii="Times New Roman" w:eastAsia="Times New Roman" w:hAnsi="Times New Roman" w:cs="Times New Roman"/>
          <w:kern w:val="0"/>
          <w:sz w:val="24"/>
          <w:szCs w:val="24"/>
          <w:lang w:eastAsia="en-IN"/>
          <w14:ligatures w14:val="none"/>
        </w:rPr>
        <w:t>/div&gt;</w:t>
      </w:r>
    </w:p>
    <w:p w14:paraId="028FB96B" w14:textId="77777777" w:rsidR="003A2022" w:rsidRPr="003A2022"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&lt;/div&gt;</w:t>
      </w:r>
    </w:p>
    <w:p w14:paraId="35063DF0" w14:textId="5EC8DFAA" w:rsidR="003A2022" w:rsidRPr="00DA2DAE"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&lt;/div&gt;</w:t>
      </w:r>
    </w:p>
    <w:p w14:paraId="5228C07D" w14:textId="1F3D19AA"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Description:</w:t>
      </w:r>
      <w:r w:rsidRPr="00DA2DAE">
        <w:rPr>
          <w:rFonts w:ascii="Times New Roman" w:eastAsia="Times New Roman" w:hAnsi="Times New Roman" w:cs="Times New Roman"/>
          <w:kern w:val="0"/>
          <w:sz w:val="24"/>
          <w:szCs w:val="24"/>
          <w:lang w:eastAsia="en-IN"/>
          <w14:ligatures w14:val="none"/>
        </w:rPr>
        <w:br/>
        <w:t>The module calculates BMI instantly and provides health-related feedback.</w:t>
      </w:r>
    </w:p>
    <w:p w14:paraId="0029AA5F" w14:textId="77777777" w:rsidR="00DA2DAE" w:rsidRPr="00DA2DAE" w:rsidRDefault="00DA2DAE"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A2DAE">
        <w:rPr>
          <w:rFonts w:ascii="Times New Roman" w:eastAsia="Times New Roman" w:hAnsi="Times New Roman" w:cs="Times New Roman"/>
          <w:b/>
          <w:bCs/>
          <w:kern w:val="0"/>
          <w:sz w:val="28"/>
          <w:szCs w:val="28"/>
          <w:lang w:eastAsia="en-IN"/>
          <w14:ligatures w14:val="none"/>
        </w:rPr>
        <w:t>6.8 Water Intake Tracker Module</w:t>
      </w:r>
    </w:p>
    <w:p w14:paraId="5979A972"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The Water Intake Tracker helps users maintain proper hydration.</w:t>
      </w:r>
    </w:p>
    <w:p w14:paraId="2B6662D3"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lastRenderedPageBreak/>
        <w:t>Functions</w:t>
      </w:r>
    </w:p>
    <w:p w14:paraId="11EA1604" w14:textId="77777777" w:rsidR="00DA2DAE" w:rsidRPr="00DA2DAE" w:rsidRDefault="00DA2DAE">
      <w:pPr>
        <w:numPr>
          <w:ilvl w:val="0"/>
          <w:numId w:val="5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Record Water Intake</w:t>
      </w:r>
    </w:p>
    <w:p w14:paraId="5C5B575E" w14:textId="77777777" w:rsidR="00DA2DAE" w:rsidRPr="00DA2DAE" w:rsidRDefault="00DA2DAE">
      <w:pPr>
        <w:numPr>
          <w:ilvl w:val="0"/>
          <w:numId w:val="5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Calculate Daily Consumption</w:t>
      </w:r>
    </w:p>
    <w:p w14:paraId="373388AA" w14:textId="77777777" w:rsidR="00DA2DAE" w:rsidRPr="00DA2DAE" w:rsidRDefault="00DA2DAE">
      <w:pPr>
        <w:numPr>
          <w:ilvl w:val="0"/>
          <w:numId w:val="5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Track Hydration Progress</w:t>
      </w:r>
    </w:p>
    <w:p w14:paraId="06426D6F"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roofErr w:type="gramStart"/>
      <w:r w:rsidRPr="003A2022">
        <w:rPr>
          <w:rFonts w:ascii="Times New Roman" w:eastAsia="Times New Roman" w:hAnsi="Times New Roman" w:cs="Times New Roman"/>
          <w:kern w:val="0"/>
          <w:sz w:val="24"/>
          <w:szCs w:val="24"/>
          <w:lang w:eastAsia="en-IN"/>
          <w14:ligatures w14:val="none"/>
        </w:rPr>
        <w:t>&lt;!--</w:t>
      </w:r>
      <w:proofErr w:type="gramEnd"/>
      <w:r w:rsidRPr="003A2022">
        <w:rPr>
          <w:rFonts w:ascii="Times New Roman" w:eastAsia="Times New Roman" w:hAnsi="Times New Roman" w:cs="Times New Roman"/>
          <w:kern w:val="0"/>
          <w:sz w:val="24"/>
          <w:szCs w:val="24"/>
          <w:lang w:eastAsia="en-IN"/>
          <w14:ligatures w14:val="none"/>
        </w:rPr>
        <w:t xml:space="preserve"> Water Hydration Tracker --&gt;</w:t>
      </w:r>
    </w:p>
    <w:p w14:paraId="3D6CFFCF"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 class="tool-card"&gt;</w:t>
      </w:r>
    </w:p>
    <w:p w14:paraId="199E82CA"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&lt;h3&gt;&lt;span&gt;</w:t>
      </w:r>
      <w:r w:rsidRPr="003A2022">
        <w:rPr>
          <w:rFonts w:ascii="Segoe UI Emoji" w:eastAsia="Times New Roman" w:hAnsi="Segoe UI Emoji" w:cs="Segoe UI Emoji"/>
          <w:kern w:val="0"/>
          <w:sz w:val="24"/>
          <w:szCs w:val="24"/>
          <w:lang w:eastAsia="en-IN"/>
          <w14:ligatures w14:val="none"/>
        </w:rPr>
        <w:t>🥤</w:t>
      </w:r>
      <w:r w:rsidRPr="003A2022">
        <w:rPr>
          <w:rFonts w:ascii="Times New Roman" w:eastAsia="Times New Roman" w:hAnsi="Times New Roman" w:cs="Times New Roman"/>
          <w:kern w:val="0"/>
          <w:sz w:val="24"/>
          <w:szCs w:val="24"/>
          <w:lang w:eastAsia="en-IN"/>
          <w14:ligatures w14:val="none"/>
        </w:rPr>
        <w:t>&lt;/span&gt; Water Intake Tracker&lt;/h3&gt;</w:t>
      </w:r>
    </w:p>
    <w:p w14:paraId="710C4A02"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&lt;p class="section-</w:t>
      </w:r>
      <w:proofErr w:type="spellStart"/>
      <w:r w:rsidRPr="003A2022">
        <w:rPr>
          <w:rFonts w:ascii="Times New Roman" w:eastAsia="Times New Roman" w:hAnsi="Times New Roman" w:cs="Times New Roman"/>
          <w:kern w:val="0"/>
          <w:sz w:val="24"/>
          <w:szCs w:val="24"/>
          <w:lang w:eastAsia="en-IN"/>
          <w14:ligatures w14:val="none"/>
        </w:rPr>
        <w:t>desc</w:t>
      </w:r>
      <w:proofErr w:type="spellEnd"/>
      <w:r w:rsidRPr="003A2022">
        <w:rPr>
          <w:rFonts w:ascii="Times New Roman" w:eastAsia="Times New Roman" w:hAnsi="Times New Roman" w:cs="Times New Roman"/>
          <w:kern w:val="0"/>
          <w:sz w:val="24"/>
          <w:szCs w:val="24"/>
          <w:lang w:eastAsia="en-IN"/>
          <w14:ligatures w14:val="none"/>
        </w:rPr>
        <w:t xml:space="preserve">" style="text-align: left; margin: 0 0 20px;"&gt;Stay hydrated! Aim for at least 8 cups (2 </w:t>
      </w:r>
      <w:proofErr w:type="spellStart"/>
      <w:r w:rsidRPr="003A2022">
        <w:rPr>
          <w:rFonts w:ascii="Times New Roman" w:eastAsia="Times New Roman" w:hAnsi="Times New Roman" w:cs="Times New Roman"/>
          <w:kern w:val="0"/>
          <w:sz w:val="24"/>
          <w:szCs w:val="24"/>
          <w:lang w:eastAsia="en-IN"/>
          <w14:ligatures w14:val="none"/>
        </w:rPr>
        <w:t>liters</w:t>
      </w:r>
      <w:proofErr w:type="spellEnd"/>
      <w:r w:rsidRPr="003A2022">
        <w:rPr>
          <w:rFonts w:ascii="Times New Roman" w:eastAsia="Times New Roman" w:hAnsi="Times New Roman" w:cs="Times New Roman"/>
          <w:kern w:val="0"/>
          <w:sz w:val="24"/>
          <w:szCs w:val="24"/>
          <w:lang w:eastAsia="en-IN"/>
          <w14:ligatures w14:val="none"/>
        </w:rPr>
        <w:t xml:space="preserve">) of water </w:t>
      </w:r>
      <w:proofErr w:type="gramStart"/>
      <w:r w:rsidRPr="003A2022">
        <w:rPr>
          <w:rFonts w:ascii="Times New Roman" w:eastAsia="Times New Roman" w:hAnsi="Times New Roman" w:cs="Times New Roman"/>
          <w:kern w:val="0"/>
          <w:sz w:val="24"/>
          <w:szCs w:val="24"/>
          <w:lang w:eastAsia="en-IN"/>
          <w14:ligatures w14:val="none"/>
        </w:rPr>
        <w:t>daily.&lt;</w:t>
      </w:r>
      <w:proofErr w:type="gramEnd"/>
      <w:r w:rsidRPr="003A2022">
        <w:rPr>
          <w:rFonts w:ascii="Times New Roman" w:eastAsia="Times New Roman" w:hAnsi="Times New Roman" w:cs="Times New Roman"/>
          <w:kern w:val="0"/>
          <w:sz w:val="24"/>
          <w:szCs w:val="24"/>
          <w:lang w:eastAsia="en-IN"/>
          <w14:ligatures w14:val="none"/>
        </w:rPr>
        <w:t>/p&gt;</w:t>
      </w:r>
    </w:p>
    <w:p w14:paraId="7F802BA1"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w:t>
      </w:r>
    </w:p>
    <w:p w14:paraId="7316B7E5"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 class="water-container"&gt;</w:t>
      </w:r>
    </w:p>
    <w:p w14:paraId="4999C87F"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 class="water-bottle-outline"&gt;</w:t>
      </w:r>
    </w:p>
    <w:p w14:paraId="2BAD972A"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 class="water-level" id="</w:t>
      </w:r>
      <w:proofErr w:type="spellStart"/>
      <w:r w:rsidRPr="003A2022">
        <w:rPr>
          <w:rFonts w:ascii="Times New Roman" w:eastAsia="Times New Roman" w:hAnsi="Times New Roman" w:cs="Times New Roman"/>
          <w:kern w:val="0"/>
          <w:sz w:val="24"/>
          <w:szCs w:val="24"/>
          <w:lang w:eastAsia="en-IN"/>
          <w14:ligatures w14:val="none"/>
        </w:rPr>
        <w:t>waterLevel</w:t>
      </w:r>
      <w:proofErr w:type="spellEnd"/>
      <w:r w:rsidRPr="003A2022">
        <w:rPr>
          <w:rFonts w:ascii="Times New Roman" w:eastAsia="Times New Roman" w:hAnsi="Times New Roman" w:cs="Times New Roman"/>
          <w:kern w:val="0"/>
          <w:sz w:val="24"/>
          <w:szCs w:val="24"/>
          <w:lang w:eastAsia="en-IN"/>
          <w14:ligatures w14:val="none"/>
        </w:rPr>
        <w:t>"&gt;</w:t>
      </w:r>
    </w:p>
    <w:p w14:paraId="3D8CF6BB"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&lt;span class="water-bubble"&gt;&lt;/span&gt;</w:t>
      </w:r>
    </w:p>
    <w:p w14:paraId="63E240EB"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&lt;span class="water-bubble"&gt;&lt;/span&gt;</w:t>
      </w:r>
    </w:p>
    <w:p w14:paraId="79E1612B"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&lt;span class="water-bubble"&gt;&lt;/span&gt;</w:t>
      </w:r>
    </w:p>
    <w:p w14:paraId="56599ABE"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&lt;/div&gt;</w:t>
      </w:r>
    </w:p>
    <w:p w14:paraId="4692490F"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&lt;/div&gt;</w:t>
      </w:r>
    </w:p>
    <w:p w14:paraId="75099CB6"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0CCDF146"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 class="water-stats"&gt;</w:t>
      </w:r>
    </w:p>
    <w:p w14:paraId="53ADC758"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&lt;h4 id="</w:t>
      </w:r>
      <w:proofErr w:type="spellStart"/>
      <w:r w:rsidRPr="003A2022">
        <w:rPr>
          <w:rFonts w:ascii="Times New Roman" w:eastAsia="Times New Roman" w:hAnsi="Times New Roman" w:cs="Times New Roman"/>
          <w:kern w:val="0"/>
          <w:sz w:val="24"/>
          <w:szCs w:val="24"/>
          <w:lang w:eastAsia="en-IN"/>
          <w14:ligatures w14:val="none"/>
        </w:rPr>
        <w:t>waterCount</w:t>
      </w:r>
      <w:proofErr w:type="spellEnd"/>
      <w:r w:rsidRPr="003A2022">
        <w:rPr>
          <w:rFonts w:ascii="Times New Roman" w:eastAsia="Times New Roman" w:hAnsi="Times New Roman" w:cs="Times New Roman"/>
          <w:kern w:val="0"/>
          <w:sz w:val="24"/>
          <w:szCs w:val="24"/>
          <w:lang w:eastAsia="en-IN"/>
          <w14:ligatures w14:val="none"/>
        </w:rPr>
        <w:t>"&gt;0 / 8&lt;/h4&gt;</w:t>
      </w:r>
    </w:p>
    <w:p w14:paraId="4CC56EA8"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lastRenderedPageBreak/>
        <w:t xml:space="preserve">              &lt;p&gt;Cups Logged (Progress: &lt;span id="</w:t>
      </w:r>
      <w:proofErr w:type="spellStart"/>
      <w:r w:rsidRPr="003A2022">
        <w:rPr>
          <w:rFonts w:ascii="Times New Roman" w:eastAsia="Times New Roman" w:hAnsi="Times New Roman" w:cs="Times New Roman"/>
          <w:kern w:val="0"/>
          <w:sz w:val="24"/>
          <w:szCs w:val="24"/>
          <w:lang w:eastAsia="en-IN"/>
          <w14:ligatures w14:val="none"/>
        </w:rPr>
        <w:t>waterProgressPercent</w:t>
      </w:r>
      <w:proofErr w:type="spellEnd"/>
      <w:r w:rsidRPr="003A2022">
        <w:rPr>
          <w:rFonts w:ascii="Times New Roman" w:eastAsia="Times New Roman" w:hAnsi="Times New Roman" w:cs="Times New Roman"/>
          <w:kern w:val="0"/>
          <w:sz w:val="24"/>
          <w:szCs w:val="24"/>
          <w:lang w:eastAsia="en-IN"/>
          <w14:ligatures w14:val="none"/>
        </w:rPr>
        <w:t>"&gt;0%&lt;/span</w:t>
      </w:r>
      <w:proofErr w:type="gramStart"/>
      <w:r w:rsidRPr="003A2022">
        <w:rPr>
          <w:rFonts w:ascii="Times New Roman" w:eastAsia="Times New Roman" w:hAnsi="Times New Roman" w:cs="Times New Roman"/>
          <w:kern w:val="0"/>
          <w:sz w:val="24"/>
          <w:szCs w:val="24"/>
          <w:lang w:eastAsia="en-IN"/>
          <w14:ligatures w14:val="none"/>
        </w:rPr>
        <w:t>&gt;)&lt;</w:t>
      </w:r>
      <w:proofErr w:type="gramEnd"/>
      <w:r w:rsidRPr="003A2022">
        <w:rPr>
          <w:rFonts w:ascii="Times New Roman" w:eastAsia="Times New Roman" w:hAnsi="Times New Roman" w:cs="Times New Roman"/>
          <w:kern w:val="0"/>
          <w:sz w:val="24"/>
          <w:szCs w:val="24"/>
          <w:lang w:eastAsia="en-IN"/>
          <w14:ligatures w14:val="none"/>
        </w:rPr>
        <w:t>/p&gt;</w:t>
      </w:r>
    </w:p>
    <w:p w14:paraId="4D330E41"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&lt;/div&gt;</w:t>
      </w:r>
    </w:p>
    <w:p w14:paraId="3AB6AAAE"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0CBEB19A"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 class="water-buttons"&gt;</w:t>
      </w:r>
    </w:p>
    <w:p w14:paraId="0AB01300"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&lt;button id="</w:t>
      </w:r>
      <w:proofErr w:type="spellStart"/>
      <w:r w:rsidRPr="003A2022">
        <w:rPr>
          <w:rFonts w:ascii="Times New Roman" w:eastAsia="Times New Roman" w:hAnsi="Times New Roman" w:cs="Times New Roman"/>
          <w:kern w:val="0"/>
          <w:sz w:val="24"/>
          <w:szCs w:val="24"/>
          <w:lang w:eastAsia="en-IN"/>
          <w14:ligatures w14:val="none"/>
        </w:rPr>
        <w:t>addWaterBtn</w:t>
      </w:r>
      <w:proofErr w:type="spellEnd"/>
      <w:r w:rsidRPr="003A2022">
        <w:rPr>
          <w:rFonts w:ascii="Times New Roman" w:eastAsia="Times New Roman" w:hAnsi="Times New Roman" w:cs="Times New Roman"/>
          <w:kern w:val="0"/>
          <w:sz w:val="24"/>
          <w:szCs w:val="24"/>
          <w:lang w:eastAsia="en-IN"/>
          <w14:ligatures w14:val="none"/>
        </w:rPr>
        <w:t>" class="</w:t>
      </w:r>
      <w:proofErr w:type="spellStart"/>
      <w:r w:rsidRPr="003A2022">
        <w:rPr>
          <w:rFonts w:ascii="Times New Roman" w:eastAsia="Times New Roman" w:hAnsi="Times New Roman" w:cs="Times New Roman"/>
          <w:kern w:val="0"/>
          <w:sz w:val="24"/>
          <w:szCs w:val="24"/>
          <w:lang w:eastAsia="en-IN"/>
          <w14:ligatures w14:val="none"/>
        </w:rPr>
        <w:t>btn</w:t>
      </w:r>
      <w:proofErr w:type="spellEnd"/>
      <w:r w:rsidRPr="003A2022">
        <w:rPr>
          <w:rFonts w:ascii="Times New Roman" w:eastAsia="Times New Roman" w:hAnsi="Times New Roman" w:cs="Times New Roman"/>
          <w:kern w:val="0"/>
          <w:sz w:val="24"/>
          <w:szCs w:val="24"/>
          <w:lang w:eastAsia="en-IN"/>
          <w14:ligatures w14:val="none"/>
        </w:rPr>
        <w:t>-water"&gt;Drink 1 Cup&lt;/button&gt;</w:t>
      </w:r>
    </w:p>
    <w:p w14:paraId="1FD5A75E"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&lt;button id="</w:t>
      </w:r>
      <w:proofErr w:type="spellStart"/>
      <w:r w:rsidRPr="003A2022">
        <w:rPr>
          <w:rFonts w:ascii="Times New Roman" w:eastAsia="Times New Roman" w:hAnsi="Times New Roman" w:cs="Times New Roman"/>
          <w:kern w:val="0"/>
          <w:sz w:val="24"/>
          <w:szCs w:val="24"/>
          <w:lang w:eastAsia="en-IN"/>
          <w14:ligatures w14:val="none"/>
        </w:rPr>
        <w:t>resetWaterBtn</w:t>
      </w:r>
      <w:proofErr w:type="spellEnd"/>
      <w:r w:rsidRPr="003A2022">
        <w:rPr>
          <w:rFonts w:ascii="Times New Roman" w:eastAsia="Times New Roman" w:hAnsi="Times New Roman" w:cs="Times New Roman"/>
          <w:kern w:val="0"/>
          <w:sz w:val="24"/>
          <w:szCs w:val="24"/>
          <w:lang w:eastAsia="en-IN"/>
          <w14:ligatures w14:val="none"/>
        </w:rPr>
        <w:t>" class="</w:t>
      </w:r>
      <w:proofErr w:type="spellStart"/>
      <w:r w:rsidRPr="003A2022">
        <w:rPr>
          <w:rFonts w:ascii="Times New Roman" w:eastAsia="Times New Roman" w:hAnsi="Times New Roman" w:cs="Times New Roman"/>
          <w:kern w:val="0"/>
          <w:sz w:val="24"/>
          <w:szCs w:val="24"/>
          <w:lang w:eastAsia="en-IN"/>
          <w14:ligatures w14:val="none"/>
        </w:rPr>
        <w:t>btn</w:t>
      </w:r>
      <w:proofErr w:type="spellEnd"/>
      <w:r w:rsidRPr="003A2022">
        <w:rPr>
          <w:rFonts w:ascii="Times New Roman" w:eastAsia="Times New Roman" w:hAnsi="Times New Roman" w:cs="Times New Roman"/>
          <w:kern w:val="0"/>
          <w:sz w:val="24"/>
          <w:szCs w:val="24"/>
          <w:lang w:eastAsia="en-IN"/>
          <w14:ligatures w14:val="none"/>
        </w:rPr>
        <w:t xml:space="preserve"> </w:t>
      </w:r>
      <w:proofErr w:type="spellStart"/>
      <w:r w:rsidRPr="003A2022">
        <w:rPr>
          <w:rFonts w:ascii="Times New Roman" w:eastAsia="Times New Roman" w:hAnsi="Times New Roman" w:cs="Times New Roman"/>
          <w:kern w:val="0"/>
          <w:sz w:val="24"/>
          <w:szCs w:val="24"/>
          <w:lang w:eastAsia="en-IN"/>
          <w14:ligatures w14:val="none"/>
        </w:rPr>
        <w:t>btn</w:t>
      </w:r>
      <w:proofErr w:type="spellEnd"/>
      <w:r w:rsidRPr="003A2022">
        <w:rPr>
          <w:rFonts w:ascii="Times New Roman" w:eastAsia="Times New Roman" w:hAnsi="Times New Roman" w:cs="Times New Roman"/>
          <w:kern w:val="0"/>
          <w:sz w:val="24"/>
          <w:szCs w:val="24"/>
          <w:lang w:eastAsia="en-IN"/>
          <w14:ligatures w14:val="none"/>
        </w:rPr>
        <w:t xml:space="preserve">-secondary </w:t>
      </w:r>
      <w:proofErr w:type="spellStart"/>
      <w:r w:rsidRPr="003A2022">
        <w:rPr>
          <w:rFonts w:ascii="Times New Roman" w:eastAsia="Times New Roman" w:hAnsi="Times New Roman" w:cs="Times New Roman"/>
          <w:kern w:val="0"/>
          <w:sz w:val="24"/>
          <w:szCs w:val="24"/>
          <w:lang w:eastAsia="en-IN"/>
          <w14:ligatures w14:val="none"/>
        </w:rPr>
        <w:t>btn</w:t>
      </w:r>
      <w:proofErr w:type="spellEnd"/>
      <w:r w:rsidRPr="003A2022">
        <w:rPr>
          <w:rFonts w:ascii="Times New Roman" w:eastAsia="Times New Roman" w:hAnsi="Times New Roman" w:cs="Times New Roman"/>
          <w:kern w:val="0"/>
          <w:sz w:val="24"/>
          <w:szCs w:val="24"/>
          <w:lang w:eastAsia="en-IN"/>
          <w14:ligatures w14:val="none"/>
        </w:rPr>
        <w:t>-water"&gt;Reset&lt;/button&gt;</w:t>
      </w:r>
    </w:p>
    <w:p w14:paraId="628275BF"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&lt;/div&gt;</w:t>
      </w:r>
    </w:p>
    <w:p w14:paraId="41EC0DDB"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&lt;/div&gt;</w:t>
      </w:r>
    </w:p>
    <w:p w14:paraId="17DC72DD"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&lt;/div&gt;</w:t>
      </w:r>
    </w:p>
    <w:p w14:paraId="7F2F35C3"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&lt;/div&gt;</w:t>
      </w:r>
    </w:p>
    <w:p w14:paraId="512E83DB"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&lt;/section&gt;</w:t>
      </w:r>
    </w:p>
    <w:p w14:paraId="578BF104" w14:textId="008558E1"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&lt;/div&gt;</w:t>
      </w:r>
    </w:p>
    <w:p w14:paraId="330DE442" w14:textId="71BC1559"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Description:</w:t>
      </w:r>
      <w:r w:rsidRPr="00DA2DAE">
        <w:rPr>
          <w:rFonts w:ascii="Times New Roman" w:eastAsia="Times New Roman" w:hAnsi="Times New Roman" w:cs="Times New Roman"/>
          <w:kern w:val="0"/>
          <w:sz w:val="24"/>
          <w:szCs w:val="24"/>
          <w:lang w:eastAsia="en-IN"/>
          <w14:ligatures w14:val="none"/>
        </w:rPr>
        <w:br/>
        <w:t>The module promotes healthy hydration habits and supports fitness management.</w:t>
      </w:r>
    </w:p>
    <w:p w14:paraId="42B95321" w14:textId="77777777" w:rsidR="00DA2DAE" w:rsidRPr="00DA2DAE" w:rsidRDefault="00DA2DAE"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A2DAE">
        <w:rPr>
          <w:rFonts w:ascii="Times New Roman" w:eastAsia="Times New Roman" w:hAnsi="Times New Roman" w:cs="Times New Roman"/>
          <w:b/>
          <w:bCs/>
          <w:kern w:val="0"/>
          <w:sz w:val="28"/>
          <w:szCs w:val="28"/>
          <w:lang w:eastAsia="en-IN"/>
          <w14:ligatures w14:val="none"/>
        </w:rPr>
        <w:t>6.9 Payment Verification Module</w:t>
      </w:r>
    </w:p>
    <w:p w14:paraId="5AB6E62A"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This module is used for activating Standard Plan subscriptions.</w:t>
      </w:r>
    </w:p>
    <w:p w14:paraId="35A8B68B"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Payment Process</w:t>
      </w:r>
    </w:p>
    <w:p w14:paraId="246FD1CF" w14:textId="77777777" w:rsidR="00DA2DAE" w:rsidRPr="00DA2DAE" w:rsidRDefault="00DA2DAE">
      <w:pPr>
        <w:numPr>
          <w:ilvl w:val="0"/>
          <w:numId w:val="5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User selects Standard Plan.</w:t>
      </w:r>
    </w:p>
    <w:p w14:paraId="70D0A778" w14:textId="77777777" w:rsidR="00DA2DAE" w:rsidRPr="00DA2DAE" w:rsidRDefault="00DA2DAE">
      <w:pPr>
        <w:numPr>
          <w:ilvl w:val="0"/>
          <w:numId w:val="5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UPI or QR code payment is completed.</w:t>
      </w:r>
    </w:p>
    <w:p w14:paraId="0FB5AC6B" w14:textId="77777777" w:rsidR="00DA2DAE" w:rsidRPr="00DA2DAE" w:rsidRDefault="00DA2DAE">
      <w:pPr>
        <w:numPr>
          <w:ilvl w:val="0"/>
          <w:numId w:val="5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Transaction ID is submitted.</w:t>
      </w:r>
    </w:p>
    <w:p w14:paraId="47A4483B" w14:textId="77777777" w:rsidR="00DA2DAE" w:rsidRPr="00DA2DAE" w:rsidRDefault="00DA2DAE">
      <w:pPr>
        <w:numPr>
          <w:ilvl w:val="0"/>
          <w:numId w:val="5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Information is stored in Firebase.</w:t>
      </w:r>
    </w:p>
    <w:p w14:paraId="0473E497" w14:textId="77777777" w:rsidR="00DA2DAE" w:rsidRPr="00DA2DAE" w:rsidRDefault="00DA2DAE">
      <w:pPr>
        <w:numPr>
          <w:ilvl w:val="0"/>
          <w:numId w:val="5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lastRenderedPageBreak/>
        <w:t>Admin verifies payment.</w:t>
      </w:r>
    </w:p>
    <w:p w14:paraId="6D153092" w14:textId="77777777" w:rsidR="00DA2DAE" w:rsidRPr="00DA2DAE" w:rsidRDefault="00DA2DAE">
      <w:pPr>
        <w:numPr>
          <w:ilvl w:val="0"/>
          <w:numId w:val="5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Plan activation is completed.</w:t>
      </w:r>
    </w:p>
    <w:p w14:paraId="4DB57BB7"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roofErr w:type="gramStart"/>
      <w:r w:rsidRPr="003A2022">
        <w:rPr>
          <w:rFonts w:ascii="Times New Roman" w:eastAsia="Times New Roman" w:hAnsi="Times New Roman" w:cs="Times New Roman"/>
          <w:kern w:val="0"/>
          <w:sz w:val="24"/>
          <w:szCs w:val="24"/>
          <w:lang w:eastAsia="en-IN"/>
          <w14:ligatures w14:val="none"/>
        </w:rPr>
        <w:t>&lt;!--</w:t>
      </w:r>
      <w:proofErr w:type="gramEnd"/>
      <w:r w:rsidRPr="003A2022">
        <w:rPr>
          <w:rFonts w:ascii="Times New Roman" w:eastAsia="Times New Roman" w:hAnsi="Times New Roman" w:cs="Times New Roman"/>
          <w:kern w:val="0"/>
          <w:sz w:val="24"/>
          <w:szCs w:val="24"/>
          <w:lang w:eastAsia="en-IN"/>
          <w14:ligatures w14:val="none"/>
        </w:rPr>
        <w:t xml:space="preserve"> Transaction Confirmation Form --&gt;</w:t>
      </w:r>
    </w:p>
    <w:p w14:paraId="4657EA15"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&lt;form id="</w:t>
      </w:r>
      <w:proofErr w:type="spellStart"/>
      <w:r w:rsidRPr="003A2022">
        <w:rPr>
          <w:rFonts w:ascii="Times New Roman" w:eastAsia="Times New Roman" w:hAnsi="Times New Roman" w:cs="Times New Roman"/>
          <w:kern w:val="0"/>
          <w:sz w:val="24"/>
          <w:szCs w:val="24"/>
          <w:lang w:eastAsia="en-IN"/>
          <w14:ligatures w14:val="none"/>
        </w:rPr>
        <w:t>paymentConfirmForm</w:t>
      </w:r>
      <w:proofErr w:type="spellEnd"/>
      <w:r w:rsidRPr="003A2022">
        <w:rPr>
          <w:rFonts w:ascii="Times New Roman" w:eastAsia="Times New Roman" w:hAnsi="Times New Roman" w:cs="Times New Roman"/>
          <w:kern w:val="0"/>
          <w:sz w:val="24"/>
          <w:szCs w:val="24"/>
          <w:lang w:eastAsia="en-IN"/>
          <w14:ligatures w14:val="none"/>
        </w:rPr>
        <w:t>"&gt;</w:t>
      </w:r>
    </w:p>
    <w:p w14:paraId="35BBEFDC"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 class="form-group" style="margin-bottom: 20px;"&gt;</w:t>
      </w:r>
    </w:p>
    <w:p w14:paraId="05EDA8A9"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&lt;label for="</w:t>
      </w:r>
      <w:proofErr w:type="spellStart"/>
      <w:r w:rsidRPr="003A2022">
        <w:rPr>
          <w:rFonts w:ascii="Times New Roman" w:eastAsia="Times New Roman" w:hAnsi="Times New Roman" w:cs="Times New Roman"/>
          <w:kern w:val="0"/>
          <w:sz w:val="24"/>
          <w:szCs w:val="24"/>
          <w:lang w:eastAsia="en-IN"/>
          <w14:ligatures w14:val="none"/>
        </w:rPr>
        <w:t>txnRefId</w:t>
      </w:r>
      <w:proofErr w:type="spellEnd"/>
      <w:r w:rsidRPr="003A2022">
        <w:rPr>
          <w:rFonts w:ascii="Times New Roman" w:eastAsia="Times New Roman" w:hAnsi="Times New Roman" w:cs="Times New Roman"/>
          <w:kern w:val="0"/>
          <w:sz w:val="24"/>
          <w:szCs w:val="24"/>
          <w:lang w:eastAsia="en-IN"/>
          <w14:ligatures w14:val="none"/>
        </w:rPr>
        <w:t>"&gt;UPI Transaction Ref ID / UTR&lt;/label&gt;</w:t>
      </w:r>
    </w:p>
    <w:p w14:paraId="096C17CA"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&lt;input type="text" id="</w:t>
      </w:r>
      <w:proofErr w:type="spellStart"/>
      <w:r w:rsidRPr="003A2022">
        <w:rPr>
          <w:rFonts w:ascii="Times New Roman" w:eastAsia="Times New Roman" w:hAnsi="Times New Roman" w:cs="Times New Roman"/>
          <w:kern w:val="0"/>
          <w:sz w:val="24"/>
          <w:szCs w:val="24"/>
          <w:lang w:eastAsia="en-IN"/>
          <w14:ligatures w14:val="none"/>
        </w:rPr>
        <w:t>txnRefId</w:t>
      </w:r>
      <w:proofErr w:type="spellEnd"/>
      <w:r w:rsidRPr="003A2022">
        <w:rPr>
          <w:rFonts w:ascii="Times New Roman" w:eastAsia="Times New Roman" w:hAnsi="Times New Roman" w:cs="Times New Roman"/>
          <w:kern w:val="0"/>
          <w:sz w:val="24"/>
          <w:szCs w:val="24"/>
          <w:lang w:eastAsia="en-IN"/>
          <w14:ligatures w14:val="none"/>
        </w:rPr>
        <w:t>" placeholder="Enter 12-digit UPI UTR ID" pattern="[0-9]{12}" title="Please enter a valid 12-digit UPI Transaction Ref ID" required&gt;</w:t>
      </w:r>
    </w:p>
    <w:p w14:paraId="12D9634C"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&lt;/div&gt;</w:t>
      </w:r>
    </w:p>
    <w:p w14:paraId="38C315F4"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w:t>
      </w:r>
    </w:p>
    <w:p w14:paraId="2F2E0616"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&lt;button type="submit" style="width: 100%; margin-bottom: 10px;"&gt;Verify Payment &amp; Unlock Dashboard&lt;/button&gt;</w:t>
      </w:r>
    </w:p>
    <w:p w14:paraId="13AC48AC"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&lt;button type="button" class="</w:t>
      </w:r>
      <w:proofErr w:type="spellStart"/>
      <w:r w:rsidRPr="003A2022">
        <w:rPr>
          <w:rFonts w:ascii="Times New Roman" w:eastAsia="Times New Roman" w:hAnsi="Times New Roman" w:cs="Times New Roman"/>
          <w:kern w:val="0"/>
          <w:sz w:val="24"/>
          <w:szCs w:val="24"/>
          <w:lang w:eastAsia="en-IN"/>
          <w14:ligatures w14:val="none"/>
        </w:rPr>
        <w:t>btn</w:t>
      </w:r>
      <w:proofErr w:type="spellEnd"/>
      <w:r w:rsidRPr="003A2022">
        <w:rPr>
          <w:rFonts w:ascii="Times New Roman" w:eastAsia="Times New Roman" w:hAnsi="Times New Roman" w:cs="Times New Roman"/>
          <w:kern w:val="0"/>
          <w:sz w:val="24"/>
          <w:szCs w:val="24"/>
          <w:lang w:eastAsia="en-IN"/>
          <w14:ligatures w14:val="none"/>
        </w:rPr>
        <w:t xml:space="preserve"> </w:t>
      </w:r>
      <w:proofErr w:type="spellStart"/>
      <w:r w:rsidRPr="003A2022">
        <w:rPr>
          <w:rFonts w:ascii="Times New Roman" w:eastAsia="Times New Roman" w:hAnsi="Times New Roman" w:cs="Times New Roman"/>
          <w:kern w:val="0"/>
          <w:sz w:val="24"/>
          <w:szCs w:val="24"/>
          <w:lang w:eastAsia="en-IN"/>
          <w14:ligatures w14:val="none"/>
        </w:rPr>
        <w:t>btn</w:t>
      </w:r>
      <w:proofErr w:type="spellEnd"/>
      <w:r w:rsidRPr="003A2022">
        <w:rPr>
          <w:rFonts w:ascii="Times New Roman" w:eastAsia="Times New Roman" w:hAnsi="Times New Roman" w:cs="Times New Roman"/>
          <w:kern w:val="0"/>
          <w:sz w:val="24"/>
          <w:szCs w:val="24"/>
          <w:lang w:eastAsia="en-IN"/>
          <w14:ligatures w14:val="none"/>
        </w:rPr>
        <w:t>-secondary" style="width: 100%;" onclick="</w:t>
      </w:r>
      <w:proofErr w:type="spellStart"/>
      <w:proofErr w:type="gramStart"/>
      <w:r w:rsidRPr="003A2022">
        <w:rPr>
          <w:rFonts w:ascii="Times New Roman" w:eastAsia="Times New Roman" w:hAnsi="Times New Roman" w:cs="Times New Roman"/>
          <w:kern w:val="0"/>
          <w:sz w:val="24"/>
          <w:szCs w:val="24"/>
          <w:lang w:eastAsia="en-IN"/>
          <w14:ligatures w14:val="none"/>
        </w:rPr>
        <w:t>cancelPayment</w:t>
      </w:r>
      <w:proofErr w:type="spellEnd"/>
      <w:r w:rsidRPr="003A2022">
        <w:rPr>
          <w:rFonts w:ascii="Times New Roman" w:eastAsia="Times New Roman" w:hAnsi="Times New Roman" w:cs="Times New Roman"/>
          <w:kern w:val="0"/>
          <w:sz w:val="24"/>
          <w:szCs w:val="24"/>
          <w:lang w:eastAsia="en-IN"/>
          <w14:ligatures w14:val="none"/>
        </w:rPr>
        <w:t>(</w:t>
      </w:r>
      <w:proofErr w:type="gramEnd"/>
      <w:r w:rsidRPr="003A2022">
        <w:rPr>
          <w:rFonts w:ascii="Times New Roman" w:eastAsia="Times New Roman" w:hAnsi="Times New Roman" w:cs="Times New Roman"/>
          <w:kern w:val="0"/>
          <w:sz w:val="24"/>
          <w:szCs w:val="24"/>
          <w:lang w:eastAsia="en-IN"/>
          <w14:ligatures w14:val="none"/>
        </w:rPr>
        <w:t>)"&gt;Cancel &amp; Edit Details&lt;/button&gt;</w:t>
      </w:r>
    </w:p>
    <w:p w14:paraId="536C9752"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&lt;/form&gt;</w:t>
      </w:r>
    </w:p>
    <w:p w14:paraId="07F5FE68" w14:textId="77777777"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&lt;/div&gt;</w:t>
      </w:r>
    </w:p>
    <w:p w14:paraId="3ACE0052" w14:textId="032D988D" w:rsidR="003A2022" w:rsidRPr="003A2022" w:rsidRDefault="003A2022" w:rsidP="003A202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022">
        <w:rPr>
          <w:rFonts w:ascii="Times New Roman" w:eastAsia="Times New Roman" w:hAnsi="Times New Roman" w:cs="Times New Roman"/>
          <w:kern w:val="0"/>
          <w:sz w:val="24"/>
          <w:szCs w:val="24"/>
          <w:lang w:eastAsia="en-IN"/>
          <w14:ligatures w14:val="none"/>
        </w:rPr>
        <w:t xml:space="preserve">  &lt;/section&gt;</w:t>
      </w:r>
    </w:p>
    <w:p w14:paraId="23F2E391" w14:textId="7C7F4D86"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Description:</w:t>
      </w:r>
      <w:r w:rsidRPr="00DA2DAE">
        <w:rPr>
          <w:rFonts w:ascii="Times New Roman" w:eastAsia="Times New Roman" w:hAnsi="Times New Roman" w:cs="Times New Roman"/>
          <w:kern w:val="0"/>
          <w:sz w:val="24"/>
          <w:szCs w:val="24"/>
          <w:lang w:eastAsia="en-IN"/>
          <w14:ligatures w14:val="none"/>
        </w:rPr>
        <w:br/>
        <w:t>The payment module provides a simple method for subscription verification.</w:t>
      </w:r>
    </w:p>
    <w:p w14:paraId="7E477767" w14:textId="77777777" w:rsidR="00DA2DAE" w:rsidRPr="00DA2DAE" w:rsidRDefault="00DA2DAE"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A2DAE">
        <w:rPr>
          <w:rFonts w:ascii="Times New Roman" w:eastAsia="Times New Roman" w:hAnsi="Times New Roman" w:cs="Times New Roman"/>
          <w:b/>
          <w:bCs/>
          <w:kern w:val="0"/>
          <w:sz w:val="28"/>
          <w:szCs w:val="28"/>
          <w:lang w:eastAsia="en-IN"/>
          <w14:ligatures w14:val="none"/>
        </w:rPr>
        <w:t>6.10 Dashboard Module</w:t>
      </w:r>
    </w:p>
    <w:p w14:paraId="16BC998A"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The Dashboard acts as the central control panel of the system.</w:t>
      </w:r>
    </w:p>
    <w:p w14:paraId="5C5B04FE"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Displayed Information</w:t>
      </w:r>
    </w:p>
    <w:p w14:paraId="2ADB7784" w14:textId="77777777" w:rsidR="00DA2DAE" w:rsidRPr="00DA2DAE" w:rsidRDefault="00DA2DAE">
      <w:pPr>
        <w:numPr>
          <w:ilvl w:val="0"/>
          <w:numId w:val="5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lastRenderedPageBreak/>
        <w:t>User Name</w:t>
      </w:r>
    </w:p>
    <w:p w14:paraId="4084C45E" w14:textId="77777777" w:rsidR="00DA2DAE" w:rsidRPr="00DA2DAE" w:rsidRDefault="00DA2DAE">
      <w:pPr>
        <w:numPr>
          <w:ilvl w:val="0"/>
          <w:numId w:val="5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Email Address</w:t>
      </w:r>
    </w:p>
    <w:p w14:paraId="406E1394" w14:textId="77777777" w:rsidR="00DA2DAE" w:rsidRPr="00DA2DAE" w:rsidRDefault="00DA2DAE">
      <w:pPr>
        <w:numPr>
          <w:ilvl w:val="0"/>
          <w:numId w:val="5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Active Plan</w:t>
      </w:r>
    </w:p>
    <w:p w14:paraId="59F1EEE7" w14:textId="77777777" w:rsidR="00DA2DAE" w:rsidRPr="00DA2DAE" w:rsidRDefault="00DA2DAE">
      <w:pPr>
        <w:numPr>
          <w:ilvl w:val="0"/>
          <w:numId w:val="5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Workout Progress</w:t>
      </w:r>
    </w:p>
    <w:p w14:paraId="31670177" w14:textId="77777777" w:rsidR="00DA2DAE" w:rsidRPr="00DA2DAE" w:rsidRDefault="00DA2DAE">
      <w:pPr>
        <w:numPr>
          <w:ilvl w:val="0"/>
          <w:numId w:val="5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Water Intake Progress</w:t>
      </w:r>
    </w:p>
    <w:p w14:paraId="57AFFB22" w14:textId="77777777" w:rsidR="00DA2DAE" w:rsidRDefault="00DA2DAE">
      <w:pPr>
        <w:numPr>
          <w:ilvl w:val="0"/>
          <w:numId w:val="5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BMI Information</w:t>
      </w:r>
    </w:p>
    <w:p w14:paraId="6DC28B8F" w14:textId="77777777" w:rsidR="003A2022" w:rsidRPr="00DA2DAE" w:rsidRDefault="003A2022" w:rsidP="003A202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p>
    <w:p w14:paraId="7782BA20" w14:textId="5452363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Description:</w:t>
      </w:r>
      <w:r w:rsidRPr="00DA2DAE">
        <w:rPr>
          <w:rFonts w:ascii="Times New Roman" w:eastAsia="Times New Roman" w:hAnsi="Times New Roman" w:cs="Times New Roman"/>
          <w:kern w:val="0"/>
          <w:sz w:val="24"/>
          <w:szCs w:val="24"/>
          <w:lang w:eastAsia="en-IN"/>
          <w14:ligatures w14:val="none"/>
        </w:rPr>
        <w:br/>
        <w:t>The dashboard presents fitness information in a structured and user-friendly manner.</w:t>
      </w:r>
    </w:p>
    <w:p w14:paraId="302948E4" w14:textId="77777777" w:rsidR="00DA2DAE" w:rsidRPr="00DA2DAE" w:rsidRDefault="00DA2DAE"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A2DAE">
        <w:rPr>
          <w:rFonts w:ascii="Times New Roman" w:eastAsia="Times New Roman" w:hAnsi="Times New Roman" w:cs="Times New Roman"/>
          <w:b/>
          <w:bCs/>
          <w:kern w:val="0"/>
          <w:sz w:val="28"/>
          <w:szCs w:val="28"/>
          <w:lang w:eastAsia="en-IN"/>
          <w14:ligatures w14:val="none"/>
        </w:rPr>
        <w:t>6.11 Admin Module</w:t>
      </w:r>
    </w:p>
    <w:p w14:paraId="3ADE130B"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The Admin Module enables platform management and monitoring.</w:t>
      </w:r>
    </w:p>
    <w:p w14:paraId="748D5A05"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Functions</w:t>
      </w:r>
    </w:p>
    <w:p w14:paraId="6DC36787" w14:textId="77777777" w:rsidR="00DA2DAE" w:rsidRPr="00DA2DAE" w:rsidRDefault="00DA2DAE">
      <w:pPr>
        <w:numPr>
          <w:ilvl w:val="0"/>
          <w:numId w:val="5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View Users</w:t>
      </w:r>
    </w:p>
    <w:p w14:paraId="7C678DAA" w14:textId="77777777" w:rsidR="00DA2DAE" w:rsidRPr="00DA2DAE" w:rsidRDefault="00DA2DAE">
      <w:pPr>
        <w:numPr>
          <w:ilvl w:val="0"/>
          <w:numId w:val="5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Search Records</w:t>
      </w:r>
    </w:p>
    <w:p w14:paraId="2BB2BB0E" w14:textId="77777777" w:rsidR="00DA2DAE" w:rsidRPr="00DA2DAE" w:rsidRDefault="00DA2DAE">
      <w:pPr>
        <w:numPr>
          <w:ilvl w:val="0"/>
          <w:numId w:val="5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Verify Payments</w:t>
      </w:r>
    </w:p>
    <w:p w14:paraId="02BECB27" w14:textId="77777777" w:rsidR="00DA2DAE" w:rsidRPr="00DA2DAE" w:rsidRDefault="00DA2DAE">
      <w:pPr>
        <w:numPr>
          <w:ilvl w:val="0"/>
          <w:numId w:val="5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Update Plans</w:t>
      </w:r>
    </w:p>
    <w:p w14:paraId="4FE1EDF7" w14:textId="3FD847D6" w:rsidR="00C966B2" w:rsidRPr="00C966B2" w:rsidRDefault="00DA2DAE">
      <w:pPr>
        <w:numPr>
          <w:ilvl w:val="0"/>
          <w:numId w:val="5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Delete Records</w:t>
      </w:r>
    </w:p>
    <w:p w14:paraId="2972F333"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The Admin Portal provides secure access to manage user accounts, monitor registrations, and verify subscription payments. Admin authentication is performed through a passcode verification system. After successful login, user records are fetched from the database and displayed on the dashboard. The admin can approve user payments, activate premium plans, and manage account information.</w:t>
      </w:r>
    </w:p>
    <w:p w14:paraId="39E8B688"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p>
    <w:p w14:paraId="2FAF526E"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w:t>
      </w:r>
      <w:proofErr w:type="spellStart"/>
      <w:r w:rsidRPr="00C966B2">
        <w:rPr>
          <w:rFonts w:ascii="Times New Roman" w:eastAsia="Times New Roman" w:hAnsi="Times New Roman" w:cs="Times New Roman"/>
          <w:kern w:val="0"/>
          <w:sz w:val="24"/>
          <w:szCs w:val="24"/>
          <w:lang w:eastAsia="en-IN"/>
          <w14:ligatures w14:val="none"/>
        </w:rPr>
        <w:t>javascript</w:t>
      </w:r>
      <w:proofErr w:type="spellEnd"/>
    </w:p>
    <w:p w14:paraId="73FA0353"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 Admin Authentication</w:t>
      </w:r>
    </w:p>
    <w:p w14:paraId="595E7E4A"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lastRenderedPageBreak/>
        <w:t>if (code === "admin123") {</w:t>
      </w:r>
    </w:p>
    <w:p w14:paraId="191FAF88"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 xml:space="preserve">    </w:t>
      </w:r>
      <w:proofErr w:type="spellStart"/>
      <w:proofErr w:type="gramStart"/>
      <w:r w:rsidRPr="00C966B2">
        <w:rPr>
          <w:rFonts w:ascii="Times New Roman" w:eastAsia="Times New Roman" w:hAnsi="Times New Roman" w:cs="Times New Roman"/>
          <w:kern w:val="0"/>
          <w:sz w:val="24"/>
          <w:szCs w:val="24"/>
          <w:lang w:eastAsia="en-IN"/>
          <w14:ligatures w14:val="none"/>
        </w:rPr>
        <w:t>document.getElementById</w:t>
      </w:r>
      <w:proofErr w:type="spellEnd"/>
      <w:proofErr w:type="gramEnd"/>
      <w:r w:rsidRPr="00C966B2">
        <w:rPr>
          <w:rFonts w:ascii="Times New Roman" w:eastAsia="Times New Roman" w:hAnsi="Times New Roman" w:cs="Times New Roman"/>
          <w:kern w:val="0"/>
          <w:sz w:val="24"/>
          <w:szCs w:val="24"/>
          <w:lang w:eastAsia="en-IN"/>
          <w14:ligatures w14:val="none"/>
        </w:rPr>
        <w:t>("</w:t>
      </w:r>
      <w:proofErr w:type="spellStart"/>
      <w:r w:rsidRPr="00C966B2">
        <w:rPr>
          <w:rFonts w:ascii="Times New Roman" w:eastAsia="Times New Roman" w:hAnsi="Times New Roman" w:cs="Times New Roman"/>
          <w:kern w:val="0"/>
          <w:sz w:val="24"/>
          <w:szCs w:val="24"/>
          <w:lang w:eastAsia="en-IN"/>
          <w14:ligatures w14:val="none"/>
        </w:rPr>
        <w:t>adminAuthModal</w:t>
      </w:r>
      <w:proofErr w:type="spellEnd"/>
      <w:r w:rsidRPr="00C966B2">
        <w:rPr>
          <w:rFonts w:ascii="Times New Roman" w:eastAsia="Times New Roman" w:hAnsi="Times New Roman" w:cs="Times New Roman"/>
          <w:kern w:val="0"/>
          <w:sz w:val="24"/>
          <w:szCs w:val="24"/>
          <w:lang w:eastAsia="en-IN"/>
          <w14:ligatures w14:val="none"/>
        </w:rPr>
        <w:t>"</w:t>
      </w:r>
      <w:proofErr w:type="gramStart"/>
      <w:r w:rsidRPr="00C966B2">
        <w:rPr>
          <w:rFonts w:ascii="Times New Roman" w:eastAsia="Times New Roman" w:hAnsi="Times New Roman" w:cs="Times New Roman"/>
          <w:kern w:val="0"/>
          <w:sz w:val="24"/>
          <w:szCs w:val="24"/>
          <w:lang w:eastAsia="en-IN"/>
          <w14:ligatures w14:val="none"/>
        </w:rPr>
        <w:t>).</w:t>
      </w:r>
      <w:proofErr w:type="spellStart"/>
      <w:r w:rsidRPr="00C966B2">
        <w:rPr>
          <w:rFonts w:ascii="Times New Roman" w:eastAsia="Times New Roman" w:hAnsi="Times New Roman" w:cs="Times New Roman"/>
          <w:kern w:val="0"/>
          <w:sz w:val="24"/>
          <w:szCs w:val="24"/>
          <w:lang w:eastAsia="en-IN"/>
          <w14:ligatures w14:val="none"/>
        </w:rPr>
        <w:t>style</w:t>
      </w:r>
      <w:proofErr w:type="gramEnd"/>
      <w:r w:rsidRPr="00C966B2">
        <w:rPr>
          <w:rFonts w:ascii="Times New Roman" w:eastAsia="Times New Roman" w:hAnsi="Times New Roman" w:cs="Times New Roman"/>
          <w:kern w:val="0"/>
          <w:sz w:val="24"/>
          <w:szCs w:val="24"/>
          <w:lang w:eastAsia="en-IN"/>
          <w14:ligatures w14:val="none"/>
        </w:rPr>
        <w:t>.display</w:t>
      </w:r>
      <w:proofErr w:type="spellEnd"/>
      <w:r w:rsidRPr="00C966B2">
        <w:rPr>
          <w:rFonts w:ascii="Times New Roman" w:eastAsia="Times New Roman" w:hAnsi="Times New Roman" w:cs="Times New Roman"/>
          <w:kern w:val="0"/>
          <w:sz w:val="24"/>
          <w:szCs w:val="24"/>
          <w:lang w:eastAsia="en-IN"/>
          <w14:ligatures w14:val="none"/>
        </w:rPr>
        <w:t xml:space="preserve"> = "none";</w:t>
      </w:r>
    </w:p>
    <w:p w14:paraId="6F9DB54B"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 xml:space="preserve">    </w:t>
      </w:r>
      <w:proofErr w:type="spellStart"/>
      <w:proofErr w:type="gramStart"/>
      <w:r w:rsidRPr="00C966B2">
        <w:rPr>
          <w:rFonts w:ascii="Times New Roman" w:eastAsia="Times New Roman" w:hAnsi="Times New Roman" w:cs="Times New Roman"/>
          <w:kern w:val="0"/>
          <w:sz w:val="24"/>
          <w:szCs w:val="24"/>
          <w:lang w:eastAsia="en-IN"/>
          <w14:ligatures w14:val="none"/>
        </w:rPr>
        <w:t>document.getElementById</w:t>
      </w:r>
      <w:proofErr w:type="spellEnd"/>
      <w:proofErr w:type="gramEnd"/>
      <w:r w:rsidRPr="00C966B2">
        <w:rPr>
          <w:rFonts w:ascii="Times New Roman" w:eastAsia="Times New Roman" w:hAnsi="Times New Roman" w:cs="Times New Roman"/>
          <w:kern w:val="0"/>
          <w:sz w:val="24"/>
          <w:szCs w:val="24"/>
          <w:lang w:eastAsia="en-IN"/>
          <w14:ligatures w14:val="none"/>
        </w:rPr>
        <w:t>("</w:t>
      </w:r>
      <w:proofErr w:type="spellStart"/>
      <w:r w:rsidRPr="00C966B2">
        <w:rPr>
          <w:rFonts w:ascii="Times New Roman" w:eastAsia="Times New Roman" w:hAnsi="Times New Roman" w:cs="Times New Roman"/>
          <w:kern w:val="0"/>
          <w:sz w:val="24"/>
          <w:szCs w:val="24"/>
          <w:lang w:eastAsia="en-IN"/>
          <w14:ligatures w14:val="none"/>
        </w:rPr>
        <w:t>adminMainContent</w:t>
      </w:r>
      <w:proofErr w:type="spellEnd"/>
      <w:r w:rsidRPr="00C966B2">
        <w:rPr>
          <w:rFonts w:ascii="Times New Roman" w:eastAsia="Times New Roman" w:hAnsi="Times New Roman" w:cs="Times New Roman"/>
          <w:kern w:val="0"/>
          <w:sz w:val="24"/>
          <w:szCs w:val="24"/>
          <w:lang w:eastAsia="en-IN"/>
          <w14:ligatures w14:val="none"/>
        </w:rPr>
        <w:t>"</w:t>
      </w:r>
      <w:proofErr w:type="gramStart"/>
      <w:r w:rsidRPr="00C966B2">
        <w:rPr>
          <w:rFonts w:ascii="Times New Roman" w:eastAsia="Times New Roman" w:hAnsi="Times New Roman" w:cs="Times New Roman"/>
          <w:kern w:val="0"/>
          <w:sz w:val="24"/>
          <w:szCs w:val="24"/>
          <w:lang w:eastAsia="en-IN"/>
          <w14:ligatures w14:val="none"/>
        </w:rPr>
        <w:t>).</w:t>
      </w:r>
      <w:proofErr w:type="spellStart"/>
      <w:r w:rsidRPr="00C966B2">
        <w:rPr>
          <w:rFonts w:ascii="Times New Roman" w:eastAsia="Times New Roman" w:hAnsi="Times New Roman" w:cs="Times New Roman"/>
          <w:kern w:val="0"/>
          <w:sz w:val="24"/>
          <w:szCs w:val="24"/>
          <w:lang w:eastAsia="en-IN"/>
          <w14:ligatures w14:val="none"/>
        </w:rPr>
        <w:t>style</w:t>
      </w:r>
      <w:proofErr w:type="gramEnd"/>
      <w:r w:rsidRPr="00C966B2">
        <w:rPr>
          <w:rFonts w:ascii="Times New Roman" w:eastAsia="Times New Roman" w:hAnsi="Times New Roman" w:cs="Times New Roman"/>
          <w:kern w:val="0"/>
          <w:sz w:val="24"/>
          <w:szCs w:val="24"/>
          <w:lang w:eastAsia="en-IN"/>
          <w14:ligatures w14:val="none"/>
        </w:rPr>
        <w:t>.display</w:t>
      </w:r>
      <w:proofErr w:type="spellEnd"/>
      <w:r w:rsidRPr="00C966B2">
        <w:rPr>
          <w:rFonts w:ascii="Times New Roman" w:eastAsia="Times New Roman" w:hAnsi="Times New Roman" w:cs="Times New Roman"/>
          <w:kern w:val="0"/>
          <w:sz w:val="24"/>
          <w:szCs w:val="24"/>
          <w:lang w:eastAsia="en-IN"/>
          <w14:ligatures w14:val="none"/>
        </w:rPr>
        <w:t xml:space="preserve"> = "block";</w:t>
      </w:r>
    </w:p>
    <w:p w14:paraId="1040E3A1"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 xml:space="preserve">    </w:t>
      </w:r>
      <w:proofErr w:type="spellStart"/>
      <w:proofErr w:type="gramStart"/>
      <w:r w:rsidRPr="00C966B2">
        <w:rPr>
          <w:rFonts w:ascii="Times New Roman" w:eastAsia="Times New Roman" w:hAnsi="Times New Roman" w:cs="Times New Roman"/>
          <w:kern w:val="0"/>
          <w:sz w:val="24"/>
          <w:szCs w:val="24"/>
          <w:lang w:eastAsia="en-IN"/>
          <w14:ligatures w14:val="none"/>
        </w:rPr>
        <w:t>reloadLogs</w:t>
      </w:r>
      <w:proofErr w:type="spellEnd"/>
      <w:r w:rsidRPr="00C966B2">
        <w:rPr>
          <w:rFonts w:ascii="Times New Roman" w:eastAsia="Times New Roman" w:hAnsi="Times New Roman" w:cs="Times New Roman"/>
          <w:kern w:val="0"/>
          <w:sz w:val="24"/>
          <w:szCs w:val="24"/>
          <w:lang w:eastAsia="en-IN"/>
          <w14:ligatures w14:val="none"/>
        </w:rPr>
        <w:t>(</w:t>
      </w:r>
      <w:proofErr w:type="gramEnd"/>
      <w:r w:rsidRPr="00C966B2">
        <w:rPr>
          <w:rFonts w:ascii="Times New Roman" w:eastAsia="Times New Roman" w:hAnsi="Times New Roman" w:cs="Times New Roman"/>
          <w:kern w:val="0"/>
          <w:sz w:val="24"/>
          <w:szCs w:val="24"/>
          <w:lang w:eastAsia="en-IN"/>
          <w14:ligatures w14:val="none"/>
        </w:rPr>
        <w:t>);</w:t>
      </w:r>
    </w:p>
    <w:p w14:paraId="246941D3"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w:t>
      </w:r>
    </w:p>
    <w:p w14:paraId="750F072D"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p>
    <w:p w14:paraId="5C934D25"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 Fetch User Data</w:t>
      </w:r>
    </w:p>
    <w:p w14:paraId="1A0371C4"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proofErr w:type="spellStart"/>
      <w:r w:rsidRPr="00C966B2">
        <w:rPr>
          <w:rFonts w:ascii="Times New Roman" w:eastAsia="Times New Roman" w:hAnsi="Times New Roman" w:cs="Times New Roman"/>
          <w:kern w:val="0"/>
          <w:sz w:val="24"/>
          <w:szCs w:val="24"/>
          <w:lang w:eastAsia="en-IN"/>
          <w14:ligatures w14:val="none"/>
        </w:rPr>
        <w:t>const</w:t>
      </w:r>
      <w:proofErr w:type="spellEnd"/>
      <w:r w:rsidRPr="00C966B2">
        <w:rPr>
          <w:rFonts w:ascii="Times New Roman" w:eastAsia="Times New Roman" w:hAnsi="Times New Roman" w:cs="Times New Roman"/>
          <w:kern w:val="0"/>
          <w:sz w:val="24"/>
          <w:szCs w:val="24"/>
          <w:lang w:eastAsia="en-IN"/>
          <w14:ligatures w14:val="none"/>
        </w:rPr>
        <w:t xml:space="preserve"> users = await </w:t>
      </w:r>
      <w:proofErr w:type="spellStart"/>
      <w:proofErr w:type="gramStart"/>
      <w:r w:rsidRPr="00C966B2">
        <w:rPr>
          <w:rFonts w:ascii="Times New Roman" w:eastAsia="Times New Roman" w:hAnsi="Times New Roman" w:cs="Times New Roman"/>
          <w:kern w:val="0"/>
          <w:sz w:val="24"/>
          <w:szCs w:val="24"/>
          <w:lang w:eastAsia="en-IN"/>
          <w14:ligatures w14:val="none"/>
        </w:rPr>
        <w:t>dbGetAllUsers</w:t>
      </w:r>
      <w:proofErr w:type="spellEnd"/>
      <w:r w:rsidRPr="00C966B2">
        <w:rPr>
          <w:rFonts w:ascii="Times New Roman" w:eastAsia="Times New Roman" w:hAnsi="Times New Roman" w:cs="Times New Roman"/>
          <w:kern w:val="0"/>
          <w:sz w:val="24"/>
          <w:szCs w:val="24"/>
          <w:lang w:eastAsia="en-IN"/>
          <w14:ligatures w14:val="none"/>
        </w:rPr>
        <w:t>(</w:t>
      </w:r>
      <w:proofErr w:type="gramEnd"/>
      <w:r w:rsidRPr="00C966B2">
        <w:rPr>
          <w:rFonts w:ascii="Times New Roman" w:eastAsia="Times New Roman" w:hAnsi="Times New Roman" w:cs="Times New Roman"/>
          <w:kern w:val="0"/>
          <w:sz w:val="24"/>
          <w:szCs w:val="24"/>
          <w:lang w:eastAsia="en-IN"/>
          <w14:ligatures w14:val="none"/>
        </w:rPr>
        <w:t>);</w:t>
      </w:r>
    </w:p>
    <w:p w14:paraId="11302035"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proofErr w:type="spellStart"/>
      <w:r w:rsidRPr="00C966B2">
        <w:rPr>
          <w:rFonts w:ascii="Times New Roman" w:eastAsia="Times New Roman" w:hAnsi="Times New Roman" w:cs="Times New Roman"/>
          <w:kern w:val="0"/>
          <w:sz w:val="24"/>
          <w:szCs w:val="24"/>
          <w:lang w:eastAsia="en-IN"/>
          <w14:ligatures w14:val="none"/>
        </w:rPr>
        <w:t>cachedUsers</w:t>
      </w:r>
      <w:proofErr w:type="spellEnd"/>
      <w:r w:rsidRPr="00C966B2">
        <w:rPr>
          <w:rFonts w:ascii="Times New Roman" w:eastAsia="Times New Roman" w:hAnsi="Times New Roman" w:cs="Times New Roman"/>
          <w:kern w:val="0"/>
          <w:sz w:val="24"/>
          <w:szCs w:val="24"/>
          <w:lang w:eastAsia="en-IN"/>
          <w14:ligatures w14:val="none"/>
        </w:rPr>
        <w:t xml:space="preserve"> = users;</w:t>
      </w:r>
    </w:p>
    <w:p w14:paraId="7E5046F9"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proofErr w:type="spellStart"/>
      <w:r w:rsidRPr="00C966B2">
        <w:rPr>
          <w:rFonts w:ascii="Times New Roman" w:eastAsia="Times New Roman" w:hAnsi="Times New Roman" w:cs="Times New Roman"/>
          <w:kern w:val="0"/>
          <w:sz w:val="24"/>
          <w:szCs w:val="24"/>
          <w:lang w:eastAsia="en-IN"/>
          <w14:ligatures w14:val="none"/>
        </w:rPr>
        <w:t>renderUsers</w:t>
      </w:r>
      <w:proofErr w:type="spellEnd"/>
      <w:r w:rsidRPr="00C966B2">
        <w:rPr>
          <w:rFonts w:ascii="Times New Roman" w:eastAsia="Times New Roman" w:hAnsi="Times New Roman" w:cs="Times New Roman"/>
          <w:kern w:val="0"/>
          <w:sz w:val="24"/>
          <w:szCs w:val="24"/>
          <w:lang w:eastAsia="en-IN"/>
          <w14:ligatures w14:val="none"/>
        </w:rPr>
        <w:t>(users);</w:t>
      </w:r>
    </w:p>
    <w:p w14:paraId="68BFC7B9"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proofErr w:type="spellStart"/>
      <w:r w:rsidRPr="00C966B2">
        <w:rPr>
          <w:rFonts w:ascii="Times New Roman" w:eastAsia="Times New Roman" w:hAnsi="Times New Roman" w:cs="Times New Roman"/>
          <w:kern w:val="0"/>
          <w:sz w:val="24"/>
          <w:szCs w:val="24"/>
          <w:lang w:eastAsia="en-IN"/>
          <w14:ligatures w14:val="none"/>
        </w:rPr>
        <w:t>updateStats</w:t>
      </w:r>
      <w:proofErr w:type="spellEnd"/>
      <w:r w:rsidRPr="00C966B2">
        <w:rPr>
          <w:rFonts w:ascii="Times New Roman" w:eastAsia="Times New Roman" w:hAnsi="Times New Roman" w:cs="Times New Roman"/>
          <w:kern w:val="0"/>
          <w:sz w:val="24"/>
          <w:szCs w:val="24"/>
          <w:lang w:eastAsia="en-IN"/>
          <w14:ligatures w14:val="none"/>
        </w:rPr>
        <w:t>(users);</w:t>
      </w:r>
    </w:p>
    <w:p w14:paraId="205DFB6C"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p>
    <w:p w14:paraId="50831156"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 Payment Approval</w:t>
      </w:r>
    </w:p>
    <w:p w14:paraId="4F3CE56F"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proofErr w:type="spellStart"/>
      <w:r w:rsidRPr="00C966B2">
        <w:rPr>
          <w:rFonts w:ascii="Times New Roman" w:eastAsia="Times New Roman" w:hAnsi="Times New Roman" w:cs="Times New Roman"/>
          <w:kern w:val="0"/>
          <w:sz w:val="24"/>
          <w:szCs w:val="24"/>
          <w:lang w:eastAsia="en-IN"/>
          <w14:ligatures w14:val="none"/>
        </w:rPr>
        <w:t>const</w:t>
      </w:r>
      <w:proofErr w:type="spellEnd"/>
      <w:r w:rsidRPr="00C966B2">
        <w:rPr>
          <w:rFonts w:ascii="Times New Roman" w:eastAsia="Times New Roman" w:hAnsi="Times New Roman" w:cs="Times New Roman"/>
          <w:kern w:val="0"/>
          <w:sz w:val="24"/>
          <w:szCs w:val="24"/>
          <w:lang w:eastAsia="en-IN"/>
          <w14:ligatures w14:val="none"/>
        </w:rPr>
        <w:t xml:space="preserve"> success = await </w:t>
      </w:r>
      <w:proofErr w:type="spellStart"/>
      <w:proofErr w:type="gramStart"/>
      <w:r w:rsidRPr="00C966B2">
        <w:rPr>
          <w:rFonts w:ascii="Times New Roman" w:eastAsia="Times New Roman" w:hAnsi="Times New Roman" w:cs="Times New Roman"/>
          <w:kern w:val="0"/>
          <w:sz w:val="24"/>
          <w:szCs w:val="24"/>
          <w:lang w:eastAsia="en-IN"/>
          <w14:ligatures w14:val="none"/>
        </w:rPr>
        <w:t>dbUpdateUserStatus</w:t>
      </w:r>
      <w:proofErr w:type="spellEnd"/>
      <w:r w:rsidRPr="00C966B2">
        <w:rPr>
          <w:rFonts w:ascii="Times New Roman" w:eastAsia="Times New Roman" w:hAnsi="Times New Roman" w:cs="Times New Roman"/>
          <w:kern w:val="0"/>
          <w:sz w:val="24"/>
          <w:szCs w:val="24"/>
          <w:lang w:eastAsia="en-IN"/>
          <w14:ligatures w14:val="none"/>
        </w:rPr>
        <w:t>(</w:t>
      </w:r>
      <w:proofErr w:type="gramEnd"/>
      <w:r w:rsidRPr="00C966B2">
        <w:rPr>
          <w:rFonts w:ascii="Times New Roman" w:eastAsia="Times New Roman" w:hAnsi="Times New Roman" w:cs="Times New Roman"/>
          <w:kern w:val="0"/>
          <w:sz w:val="24"/>
          <w:szCs w:val="24"/>
          <w:lang w:eastAsia="en-IN"/>
          <w14:ligatures w14:val="none"/>
        </w:rPr>
        <w:t>email, {</w:t>
      </w:r>
    </w:p>
    <w:p w14:paraId="6E3AC151"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 xml:space="preserve">    </w:t>
      </w:r>
      <w:proofErr w:type="spellStart"/>
      <w:r w:rsidRPr="00C966B2">
        <w:rPr>
          <w:rFonts w:ascii="Times New Roman" w:eastAsia="Times New Roman" w:hAnsi="Times New Roman" w:cs="Times New Roman"/>
          <w:kern w:val="0"/>
          <w:sz w:val="24"/>
          <w:szCs w:val="24"/>
          <w:lang w:eastAsia="en-IN"/>
          <w14:ligatures w14:val="none"/>
        </w:rPr>
        <w:t>paymentStatus</w:t>
      </w:r>
      <w:proofErr w:type="spellEnd"/>
      <w:r w:rsidRPr="00C966B2">
        <w:rPr>
          <w:rFonts w:ascii="Times New Roman" w:eastAsia="Times New Roman" w:hAnsi="Times New Roman" w:cs="Times New Roman"/>
          <w:kern w:val="0"/>
          <w:sz w:val="24"/>
          <w:szCs w:val="24"/>
          <w:lang w:eastAsia="en-IN"/>
          <w14:ligatures w14:val="none"/>
        </w:rPr>
        <w:t>: "Verified"</w:t>
      </w:r>
    </w:p>
    <w:p w14:paraId="5F173324"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w:t>
      </w:r>
    </w:p>
    <w:p w14:paraId="63D2A367" w14:textId="14717C8E"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w:t>
      </w:r>
    </w:p>
    <w:p w14:paraId="3BA3D44F" w14:textId="3AEB3A2F"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Description:</w:t>
      </w:r>
      <w:r w:rsidRPr="00DA2DAE">
        <w:rPr>
          <w:rFonts w:ascii="Times New Roman" w:eastAsia="Times New Roman" w:hAnsi="Times New Roman" w:cs="Times New Roman"/>
          <w:kern w:val="0"/>
          <w:sz w:val="24"/>
          <w:szCs w:val="24"/>
          <w:lang w:eastAsia="en-IN"/>
          <w14:ligatures w14:val="none"/>
        </w:rPr>
        <w:br/>
        <w:t>The administrator can efficiently manage users and subscriptions through a centralized interface.</w:t>
      </w:r>
    </w:p>
    <w:p w14:paraId="100E676E" w14:textId="77777777" w:rsidR="00DA2DAE" w:rsidRPr="00DA2DAE" w:rsidRDefault="00DA2DAE"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A2DAE">
        <w:rPr>
          <w:rFonts w:ascii="Times New Roman" w:eastAsia="Times New Roman" w:hAnsi="Times New Roman" w:cs="Times New Roman"/>
          <w:b/>
          <w:bCs/>
          <w:kern w:val="0"/>
          <w:sz w:val="28"/>
          <w:szCs w:val="28"/>
          <w:lang w:eastAsia="en-IN"/>
          <w14:ligatures w14:val="none"/>
        </w:rPr>
        <w:t>6.12 Firebase Integration</w:t>
      </w:r>
    </w:p>
    <w:p w14:paraId="13A29A4A" w14:textId="77777777" w:rsidR="00DA2DAE" w:rsidRPr="00DA2DAE" w:rsidRDefault="00DA2DAE"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lastRenderedPageBreak/>
        <w:t xml:space="preserve">Firebase </w:t>
      </w:r>
      <w:proofErr w:type="spellStart"/>
      <w:r w:rsidRPr="00DA2DAE">
        <w:rPr>
          <w:rFonts w:ascii="Times New Roman" w:eastAsia="Times New Roman" w:hAnsi="Times New Roman" w:cs="Times New Roman"/>
          <w:kern w:val="0"/>
          <w:sz w:val="24"/>
          <w:szCs w:val="24"/>
          <w:lang w:eastAsia="en-IN"/>
          <w14:ligatures w14:val="none"/>
        </w:rPr>
        <w:t>Firestore</w:t>
      </w:r>
      <w:proofErr w:type="spellEnd"/>
      <w:r w:rsidRPr="00DA2DAE">
        <w:rPr>
          <w:rFonts w:ascii="Times New Roman" w:eastAsia="Times New Roman" w:hAnsi="Times New Roman" w:cs="Times New Roman"/>
          <w:kern w:val="0"/>
          <w:sz w:val="24"/>
          <w:szCs w:val="24"/>
          <w:lang w:eastAsia="en-IN"/>
          <w14:ligatures w14:val="none"/>
        </w:rPr>
        <w:t xml:space="preserve"> serves as the backend database of the system.</w:t>
      </w:r>
    </w:p>
    <w:p w14:paraId="6005CC9E" w14:textId="77777777" w:rsidR="00DA2DAE" w:rsidRPr="00DA2DAE" w:rsidRDefault="00DA2DAE"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Stored Information</w:t>
      </w:r>
    </w:p>
    <w:p w14:paraId="5987AB07" w14:textId="77777777" w:rsidR="00DA2DAE" w:rsidRPr="00DA2DAE" w:rsidRDefault="00DA2DAE">
      <w:pPr>
        <w:numPr>
          <w:ilvl w:val="0"/>
          <w:numId w:val="5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Name</w:t>
      </w:r>
    </w:p>
    <w:p w14:paraId="44B91F62" w14:textId="77777777" w:rsidR="00DA2DAE" w:rsidRPr="00DA2DAE" w:rsidRDefault="00DA2DAE">
      <w:pPr>
        <w:numPr>
          <w:ilvl w:val="0"/>
          <w:numId w:val="5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Email</w:t>
      </w:r>
    </w:p>
    <w:p w14:paraId="0CF5C567" w14:textId="77777777" w:rsidR="00DA2DAE" w:rsidRPr="00DA2DAE" w:rsidRDefault="00DA2DAE">
      <w:pPr>
        <w:numPr>
          <w:ilvl w:val="0"/>
          <w:numId w:val="5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Plan</w:t>
      </w:r>
    </w:p>
    <w:p w14:paraId="4BA2A8E1" w14:textId="77777777" w:rsidR="00DA2DAE" w:rsidRPr="00DA2DAE" w:rsidRDefault="00DA2DAE">
      <w:pPr>
        <w:numPr>
          <w:ilvl w:val="0"/>
          <w:numId w:val="5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Transaction ID</w:t>
      </w:r>
    </w:p>
    <w:p w14:paraId="3A359CE0" w14:textId="77777777" w:rsidR="00DA2DAE" w:rsidRPr="00DA2DAE" w:rsidRDefault="00DA2DAE">
      <w:pPr>
        <w:numPr>
          <w:ilvl w:val="0"/>
          <w:numId w:val="5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Registration Date</w:t>
      </w:r>
    </w:p>
    <w:p w14:paraId="35D00EC0" w14:textId="77777777" w:rsidR="00DA2DAE" w:rsidRPr="00DA2DAE" w:rsidRDefault="00DA2DAE">
      <w:pPr>
        <w:numPr>
          <w:ilvl w:val="0"/>
          <w:numId w:val="5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Workout Progress</w:t>
      </w:r>
    </w:p>
    <w:p w14:paraId="09D29945" w14:textId="77777777" w:rsidR="00DA2DAE" w:rsidRDefault="00DA2DAE">
      <w:pPr>
        <w:numPr>
          <w:ilvl w:val="0"/>
          <w:numId w:val="5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kern w:val="0"/>
          <w:sz w:val="24"/>
          <w:szCs w:val="24"/>
          <w:lang w:eastAsia="en-IN"/>
          <w14:ligatures w14:val="none"/>
        </w:rPr>
        <w:t>Water Intake Records</w:t>
      </w:r>
    </w:p>
    <w:p w14:paraId="169F25B8"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p>
    <w:p w14:paraId="7276C448"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w:t>
      </w:r>
      <w:proofErr w:type="spellStart"/>
      <w:r w:rsidRPr="00C966B2">
        <w:rPr>
          <w:rFonts w:ascii="Times New Roman" w:eastAsia="Times New Roman" w:hAnsi="Times New Roman" w:cs="Times New Roman"/>
          <w:kern w:val="0"/>
          <w:sz w:val="24"/>
          <w:szCs w:val="24"/>
          <w:lang w:eastAsia="en-IN"/>
          <w14:ligatures w14:val="none"/>
        </w:rPr>
        <w:t>javascript</w:t>
      </w:r>
      <w:proofErr w:type="spellEnd"/>
    </w:p>
    <w:p w14:paraId="5154E016"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 Save User Data</w:t>
      </w:r>
    </w:p>
    <w:p w14:paraId="4025956B"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proofErr w:type="spellStart"/>
      <w:proofErr w:type="gramStart"/>
      <w:r w:rsidRPr="00C966B2">
        <w:rPr>
          <w:rFonts w:ascii="Times New Roman" w:eastAsia="Times New Roman" w:hAnsi="Times New Roman" w:cs="Times New Roman"/>
          <w:kern w:val="0"/>
          <w:sz w:val="24"/>
          <w:szCs w:val="24"/>
          <w:lang w:eastAsia="en-IN"/>
          <w14:ligatures w14:val="none"/>
        </w:rPr>
        <w:t>window.dbSaveUser</w:t>
      </w:r>
      <w:proofErr w:type="spellEnd"/>
      <w:proofErr w:type="gramEnd"/>
      <w:r w:rsidRPr="00C966B2">
        <w:rPr>
          <w:rFonts w:ascii="Times New Roman" w:eastAsia="Times New Roman" w:hAnsi="Times New Roman" w:cs="Times New Roman"/>
          <w:kern w:val="0"/>
          <w:sz w:val="24"/>
          <w:szCs w:val="24"/>
          <w:lang w:eastAsia="en-IN"/>
          <w14:ligatures w14:val="none"/>
        </w:rPr>
        <w:t xml:space="preserve"> = async </w:t>
      </w:r>
      <w:proofErr w:type="gramStart"/>
      <w:r w:rsidRPr="00C966B2">
        <w:rPr>
          <w:rFonts w:ascii="Times New Roman" w:eastAsia="Times New Roman" w:hAnsi="Times New Roman" w:cs="Times New Roman"/>
          <w:kern w:val="0"/>
          <w:sz w:val="24"/>
          <w:szCs w:val="24"/>
          <w:lang w:eastAsia="en-IN"/>
          <w14:ligatures w14:val="none"/>
        </w:rPr>
        <w:t>function(</w:t>
      </w:r>
      <w:proofErr w:type="gramEnd"/>
      <w:r w:rsidRPr="00C966B2">
        <w:rPr>
          <w:rFonts w:ascii="Times New Roman" w:eastAsia="Times New Roman" w:hAnsi="Times New Roman" w:cs="Times New Roman"/>
          <w:kern w:val="0"/>
          <w:sz w:val="24"/>
          <w:szCs w:val="24"/>
          <w:lang w:eastAsia="en-IN"/>
          <w14:ligatures w14:val="none"/>
        </w:rPr>
        <w:t xml:space="preserve">email, </w:t>
      </w:r>
      <w:proofErr w:type="spellStart"/>
      <w:r w:rsidRPr="00C966B2">
        <w:rPr>
          <w:rFonts w:ascii="Times New Roman" w:eastAsia="Times New Roman" w:hAnsi="Times New Roman" w:cs="Times New Roman"/>
          <w:kern w:val="0"/>
          <w:sz w:val="24"/>
          <w:szCs w:val="24"/>
          <w:lang w:eastAsia="en-IN"/>
          <w14:ligatures w14:val="none"/>
        </w:rPr>
        <w:t>userData</w:t>
      </w:r>
      <w:proofErr w:type="spellEnd"/>
      <w:r w:rsidRPr="00C966B2">
        <w:rPr>
          <w:rFonts w:ascii="Times New Roman" w:eastAsia="Times New Roman" w:hAnsi="Times New Roman" w:cs="Times New Roman"/>
          <w:kern w:val="0"/>
          <w:sz w:val="24"/>
          <w:szCs w:val="24"/>
          <w:lang w:eastAsia="en-IN"/>
          <w14:ligatures w14:val="none"/>
        </w:rPr>
        <w:t>) {</w:t>
      </w:r>
    </w:p>
    <w:p w14:paraId="7CE1F326"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 xml:space="preserve">    await </w:t>
      </w:r>
      <w:proofErr w:type="spellStart"/>
      <w:proofErr w:type="gramStart"/>
      <w:r w:rsidRPr="00C966B2">
        <w:rPr>
          <w:rFonts w:ascii="Times New Roman" w:eastAsia="Times New Roman" w:hAnsi="Times New Roman" w:cs="Times New Roman"/>
          <w:kern w:val="0"/>
          <w:sz w:val="24"/>
          <w:szCs w:val="24"/>
          <w:lang w:eastAsia="en-IN"/>
          <w14:ligatures w14:val="none"/>
        </w:rPr>
        <w:t>db.collection</w:t>
      </w:r>
      <w:proofErr w:type="spellEnd"/>
      <w:proofErr w:type="gramEnd"/>
      <w:r w:rsidRPr="00C966B2">
        <w:rPr>
          <w:rFonts w:ascii="Times New Roman" w:eastAsia="Times New Roman" w:hAnsi="Times New Roman" w:cs="Times New Roman"/>
          <w:kern w:val="0"/>
          <w:sz w:val="24"/>
          <w:szCs w:val="24"/>
          <w:lang w:eastAsia="en-IN"/>
          <w14:ligatures w14:val="none"/>
        </w:rPr>
        <w:t>("users")</w:t>
      </w:r>
    </w:p>
    <w:p w14:paraId="0339EB60"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 xml:space="preserve">            .doc(email)</w:t>
      </w:r>
    </w:p>
    <w:p w14:paraId="60076B02"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 xml:space="preserve">            </w:t>
      </w:r>
      <w:proofErr w:type="gramStart"/>
      <w:r w:rsidRPr="00C966B2">
        <w:rPr>
          <w:rFonts w:ascii="Times New Roman" w:eastAsia="Times New Roman" w:hAnsi="Times New Roman" w:cs="Times New Roman"/>
          <w:kern w:val="0"/>
          <w:sz w:val="24"/>
          <w:szCs w:val="24"/>
          <w:lang w:eastAsia="en-IN"/>
          <w14:ligatures w14:val="none"/>
        </w:rPr>
        <w:t>.set</w:t>
      </w:r>
      <w:proofErr w:type="gramEnd"/>
      <w:r w:rsidRPr="00C966B2">
        <w:rPr>
          <w:rFonts w:ascii="Times New Roman" w:eastAsia="Times New Roman" w:hAnsi="Times New Roman" w:cs="Times New Roman"/>
          <w:kern w:val="0"/>
          <w:sz w:val="24"/>
          <w:szCs w:val="24"/>
          <w:lang w:eastAsia="en-IN"/>
          <w14:ligatures w14:val="none"/>
        </w:rPr>
        <w:t>(</w:t>
      </w:r>
      <w:proofErr w:type="spellStart"/>
      <w:r w:rsidRPr="00C966B2">
        <w:rPr>
          <w:rFonts w:ascii="Times New Roman" w:eastAsia="Times New Roman" w:hAnsi="Times New Roman" w:cs="Times New Roman"/>
          <w:kern w:val="0"/>
          <w:sz w:val="24"/>
          <w:szCs w:val="24"/>
          <w:lang w:eastAsia="en-IN"/>
          <w14:ligatures w14:val="none"/>
        </w:rPr>
        <w:t>userData</w:t>
      </w:r>
      <w:proofErr w:type="spellEnd"/>
      <w:r w:rsidRPr="00C966B2">
        <w:rPr>
          <w:rFonts w:ascii="Times New Roman" w:eastAsia="Times New Roman" w:hAnsi="Times New Roman" w:cs="Times New Roman"/>
          <w:kern w:val="0"/>
          <w:sz w:val="24"/>
          <w:szCs w:val="24"/>
          <w:lang w:eastAsia="en-IN"/>
          <w14:ligatures w14:val="none"/>
        </w:rPr>
        <w:t xml:space="preserve">, </w:t>
      </w:r>
      <w:proofErr w:type="gramStart"/>
      <w:r w:rsidRPr="00C966B2">
        <w:rPr>
          <w:rFonts w:ascii="Times New Roman" w:eastAsia="Times New Roman" w:hAnsi="Times New Roman" w:cs="Times New Roman"/>
          <w:kern w:val="0"/>
          <w:sz w:val="24"/>
          <w:szCs w:val="24"/>
          <w:lang w:eastAsia="en-IN"/>
          <w14:ligatures w14:val="none"/>
        </w:rPr>
        <w:t>{ merge</w:t>
      </w:r>
      <w:proofErr w:type="gramEnd"/>
      <w:r w:rsidRPr="00C966B2">
        <w:rPr>
          <w:rFonts w:ascii="Times New Roman" w:eastAsia="Times New Roman" w:hAnsi="Times New Roman" w:cs="Times New Roman"/>
          <w:kern w:val="0"/>
          <w:sz w:val="24"/>
          <w:szCs w:val="24"/>
          <w:lang w:eastAsia="en-IN"/>
          <w14:ligatures w14:val="none"/>
        </w:rPr>
        <w:t xml:space="preserve">: </w:t>
      </w:r>
      <w:proofErr w:type="gramStart"/>
      <w:r w:rsidRPr="00C966B2">
        <w:rPr>
          <w:rFonts w:ascii="Times New Roman" w:eastAsia="Times New Roman" w:hAnsi="Times New Roman" w:cs="Times New Roman"/>
          <w:kern w:val="0"/>
          <w:sz w:val="24"/>
          <w:szCs w:val="24"/>
          <w:lang w:eastAsia="en-IN"/>
          <w14:ligatures w14:val="none"/>
        </w:rPr>
        <w:t>true }</w:t>
      </w:r>
      <w:proofErr w:type="gramEnd"/>
      <w:r w:rsidRPr="00C966B2">
        <w:rPr>
          <w:rFonts w:ascii="Times New Roman" w:eastAsia="Times New Roman" w:hAnsi="Times New Roman" w:cs="Times New Roman"/>
          <w:kern w:val="0"/>
          <w:sz w:val="24"/>
          <w:szCs w:val="24"/>
          <w:lang w:eastAsia="en-IN"/>
          <w14:ligatures w14:val="none"/>
        </w:rPr>
        <w:t>);</w:t>
      </w:r>
    </w:p>
    <w:p w14:paraId="17A12138"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w:t>
      </w:r>
    </w:p>
    <w:p w14:paraId="1B8424A2"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w:t>
      </w:r>
    </w:p>
    <w:p w14:paraId="377E12AD"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p>
    <w:p w14:paraId="7A9F36AF"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w:t>
      </w:r>
      <w:proofErr w:type="spellStart"/>
      <w:r w:rsidRPr="00C966B2">
        <w:rPr>
          <w:rFonts w:ascii="Times New Roman" w:eastAsia="Times New Roman" w:hAnsi="Times New Roman" w:cs="Times New Roman"/>
          <w:kern w:val="0"/>
          <w:sz w:val="24"/>
          <w:szCs w:val="24"/>
          <w:lang w:eastAsia="en-IN"/>
          <w14:ligatures w14:val="none"/>
        </w:rPr>
        <w:t>javascript</w:t>
      </w:r>
      <w:proofErr w:type="spellEnd"/>
    </w:p>
    <w:p w14:paraId="4901CE7C"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 Fetch All User Records</w:t>
      </w:r>
    </w:p>
    <w:p w14:paraId="655B4F13"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proofErr w:type="spellStart"/>
      <w:proofErr w:type="gramStart"/>
      <w:r w:rsidRPr="00C966B2">
        <w:rPr>
          <w:rFonts w:ascii="Times New Roman" w:eastAsia="Times New Roman" w:hAnsi="Times New Roman" w:cs="Times New Roman"/>
          <w:kern w:val="0"/>
          <w:sz w:val="24"/>
          <w:szCs w:val="24"/>
          <w:lang w:eastAsia="en-IN"/>
          <w14:ligatures w14:val="none"/>
        </w:rPr>
        <w:t>window.dbGetAllUsers</w:t>
      </w:r>
      <w:proofErr w:type="spellEnd"/>
      <w:proofErr w:type="gramEnd"/>
      <w:r w:rsidRPr="00C966B2">
        <w:rPr>
          <w:rFonts w:ascii="Times New Roman" w:eastAsia="Times New Roman" w:hAnsi="Times New Roman" w:cs="Times New Roman"/>
          <w:kern w:val="0"/>
          <w:sz w:val="24"/>
          <w:szCs w:val="24"/>
          <w:lang w:eastAsia="en-IN"/>
          <w14:ligatures w14:val="none"/>
        </w:rPr>
        <w:t xml:space="preserve"> = async </w:t>
      </w:r>
      <w:proofErr w:type="gramStart"/>
      <w:r w:rsidRPr="00C966B2">
        <w:rPr>
          <w:rFonts w:ascii="Times New Roman" w:eastAsia="Times New Roman" w:hAnsi="Times New Roman" w:cs="Times New Roman"/>
          <w:kern w:val="0"/>
          <w:sz w:val="24"/>
          <w:szCs w:val="24"/>
          <w:lang w:eastAsia="en-IN"/>
          <w14:ligatures w14:val="none"/>
        </w:rPr>
        <w:t>function(</w:t>
      </w:r>
      <w:proofErr w:type="gramEnd"/>
      <w:r w:rsidRPr="00C966B2">
        <w:rPr>
          <w:rFonts w:ascii="Times New Roman" w:eastAsia="Times New Roman" w:hAnsi="Times New Roman" w:cs="Times New Roman"/>
          <w:kern w:val="0"/>
          <w:sz w:val="24"/>
          <w:szCs w:val="24"/>
          <w:lang w:eastAsia="en-IN"/>
          <w14:ligatures w14:val="none"/>
        </w:rPr>
        <w:t>) {</w:t>
      </w:r>
    </w:p>
    <w:p w14:paraId="7AF5788C"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 xml:space="preserve">    </w:t>
      </w:r>
      <w:proofErr w:type="spellStart"/>
      <w:r w:rsidRPr="00C966B2">
        <w:rPr>
          <w:rFonts w:ascii="Times New Roman" w:eastAsia="Times New Roman" w:hAnsi="Times New Roman" w:cs="Times New Roman"/>
          <w:kern w:val="0"/>
          <w:sz w:val="24"/>
          <w:szCs w:val="24"/>
          <w:lang w:eastAsia="en-IN"/>
          <w14:ligatures w14:val="none"/>
        </w:rPr>
        <w:t>const</w:t>
      </w:r>
      <w:proofErr w:type="spellEnd"/>
      <w:r w:rsidRPr="00C966B2">
        <w:rPr>
          <w:rFonts w:ascii="Times New Roman" w:eastAsia="Times New Roman" w:hAnsi="Times New Roman" w:cs="Times New Roman"/>
          <w:kern w:val="0"/>
          <w:sz w:val="24"/>
          <w:szCs w:val="24"/>
          <w:lang w:eastAsia="en-IN"/>
          <w14:ligatures w14:val="none"/>
        </w:rPr>
        <w:t xml:space="preserve"> </w:t>
      </w:r>
      <w:proofErr w:type="spellStart"/>
      <w:r w:rsidRPr="00C966B2">
        <w:rPr>
          <w:rFonts w:ascii="Times New Roman" w:eastAsia="Times New Roman" w:hAnsi="Times New Roman" w:cs="Times New Roman"/>
          <w:kern w:val="0"/>
          <w:sz w:val="24"/>
          <w:szCs w:val="24"/>
          <w:lang w:eastAsia="en-IN"/>
          <w14:ligatures w14:val="none"/>
        </w:rPr>
        <w:t>querySnapshot</w:t>
      </w:r>
      <w:proofErr w:type="spellEnd"/>
      <w:r w:rsidRPr="00C966B2">
        <w:rPr>
          <w:rFonts w:ascii="Times New Roman" w:eastAsia="Times New Roman" w:hAnsi="Times New Roman" w:cs="Times New Roman"/>
          <w:kern w:val="0"/>
          <w:sz w:val="24"/>
          <w:szCs w:val="24"/>
          <w:lang w:eastAsia="en-IN"/>
          <w14:ligatures w14:val="none"/>
        </w:rPr>
        <w:t xml:space="preserve"> = await </w:t>
      </w:r>
      <w:proofErr w:type="spellStart"/>
      <w:proofErr w:type="gramStart"/>
      <w:r w:rsidRPr="00C966B2">
        <w:rPr>
          <w:rFonts w:ascii="Times New Roman" w:eastAsia="Times New Roman" w:hAnsi="Times New Roman" w:cs="Times New Roman"/>
          <w:kern w:val="0"/>
          <w:sz w:val="24"/>
          <w:szCs w:val="24"/>
          <w:lang w:eastAsia="en-IN"/>
          <w14:ligatures w14:val="none"/>
        </w:rPr>
        <w:t>db.collection</w:t>
      </w:r>
      <w:proofErr w:type="spellEnd"/>
      <w:proofErr w:type="gramEnd"/>
      <w:r w:rsidRPr="00C966B2">
        <w:rPr>
          <w:rFonts w:ascii="Times New Roman" w:eastAsia="Times New Roman" w:hAnsi="Times New Roman" w:cs="Times New Roman"/>
          <w:kern w:val="0"/>
          <w:sz w:val="24"/>
          <w:szCs w:val="24"/>
          <w:lang w:eastAsia="en-IN"/>
          <w14:ligatures w14:val="none"/>
        </w:rPr>
        <w:t>("users")</w:t>
      </w:r>
    </w:p>
    <w:p w14:paraId="361E7B3C"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lastRenderedPageBreak/>
        <w:t xml:space="preserve">                                  </w:t>
      </w:r>
      <w:proofErr w:type="gramStart"/>
      <w:r w:rsidRPr="00C966B2">
        <w:rPr>
          <w:rFonts w:ascii="Times New Roman" w:eastAsia="Times New Roman" w:hAnsi="Times New Roman" w:cs="Times New Roman"/>
          <w:kern w:val="0"/>
          <w:sz w:val="24"/>
          <w:szCs w:val="24"/>
          <w:lang w:eastAsia="en-IN"/>
          <w14:ligatures w14:val="none"/>
        </w:rPr>
        <w:t>.</w:t>
      </w:r>
      <w:proofErr w:type="spellStart"/>
      <w:r w:rsidRPr="00C966B2">
        <w:rPr>
          <w:rFonts w:ascii="Times New Roman" w:eastAsia="Times New Roman" w:hAnsi="Times New Roman" w:cs="Times New Roman"/>
          <w:kern w:val="0"/>
          <w:sz w:val="24"/>
          <w:szCs w:val="24"/>
          <w:lang w:eastAsia="en-IN"/>
          <w14:ligatures w14:val="none"/>
        </w:rPr>
        <w:t>orderBy</w:t>
      </w:r>
      <w:proofErr w:type="spellEnd"/>
      <w:proofErr w:type="gramEnd"/>
      <w:r w:rsidRPr="00C966B2">
        <w:rPr>
          <w:rFonts w:ascii="Times New Roman" w:eastAsia="Times New Roman" w:hAnsi="Times New Roman" w:cs="Times New Roman"/>
          <w:kern w:val="0"/>
          <w:sz w:val="24"/>
          <w:szCs w:val="24"/>
          <w:lang w:eastAsia="en-IN"/>
          <w14:ligatures w14:val="none"/>
        </w:rPr>
        <w:t>("</w:t>
      </w:r>
      <w:proofErr w:type="spellStart"/>
      <w:r w:rsidRPr="00C966B2">
        <w:rPr>
          <w:rFonts w:ascii="Times New Roman" w:eastAsia="Times New Roman" w:hAnsi="Times New Roman" w:cs="Times New Roman"/>
          <w:kern w:val="0"/>
          <w:sz w:val="24"/>
          <w:szCs w:val="24"/>
          <w:lang w:eastAsia="en-IN"/>
          <w14:ligatures w14:val="none"/>
        </w:rPr>
        <w:t>lastUpdated</w:t>
      </w:r>
      <w:proofErr w:type="spellEnd"/>
      <w:r w:rsidRPr="00C966B2">
        <w:rPr>
          <w:rFonts w:ascii="Times New Roman" w:eastAsia="Times New Roman" w:hAnsi="Times New Roman" w:cs="Times New Roman"/>
          <w:kern w:val="0"/>
          <w:sz w:val="24"/>
          <w:szCs w:val="24"/>
          <w:lang w:eastAsia="en-IN"/>
          <w14:ligatures w14:val="none"/>
        </w:rPr>
        <w:t>", "</w:t>
      </w:r>
      <w:proofErr w:type="spellStart"/>
      <w:r w:rsidRPr="00C966B2">
        <w:rPr>
          <w:rFonts w:ascii="Times New Roman" w:eastAsia="Times New Roman" w:hAnsi="Times New Roman" w:cs="Times New Roman"/>
          <w:kern w:val="0"/>
          <w:sz w:val="24"/>
          <w:szCs w:val="24"/>
          <w:lang w:eastAsia="en-IN"/>
          <w14:ligatures w14:val="none"/>
        </w:rPr>
        <w:t>desc</w:t>
      </w:r>
      <w:proofErr w:type="spellEnd"/>
      <w:r w:rsidRPr="00C966B2">
        <w:rPr>
          <w:rFonts w:ascii="Times New Roman" w:eastAsia="Times New Roman" w:hAnsi="Times New Roman" w:cs="Times New Roman"/>
          <w:kern w:val="0"/>
          <w:sz w:val="24"/>
          <w:szCs w:val="24"/>
          <w:lang w:eastAsia="en-IN"/>
          <w14:ligatures w14:val="none"/>
        </w:rPr>
        <w:t>")</w:t>
      </w:r>
    </w:p>
    <w:p w14:paraId="4A6A87AF"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 xml:space="preserve">                                  </w:t>
      </w:r>
      <w:proofErr w:type="gramStart"/>
      <w:r w:rsidRPr="00C966B2">
        <w:rPr>
          <w:rFonts w:ascii="Times New Roman" w:eastAsia="Times New Roman" w:hAnsi="Times New Roman" w:cs="Times New Roman"/>
          <w:kern w:val="0"/>
          <w:sz w:val="24"/>
          <w:szCs w:val="24"/>
          <w:lang w:eastAsia="en-IN"/>
          <w14:ligatures w14:val="none"/>
        </w:rPr>
        <w:t>.get</w:t>
      </w:r>
      <w:proofErr w:type="gramEnd"/>
      <w:r w:rsidRPr="00C966B2">
        <w:rPr>
          <w:rFonts w:ascii="Times New Roman" w:eastAsia="Times New Roman" w:hAnsi="Times New Roman" w:cs="Times New Roman"/>
          <w:kern w:val="0"/>
          <w:sz w:val="24"/>
          <w:szCs w:val="24"/>
          <w:lang w:eastAsia="en-IN"/>
          <w14:ligatures w14:val="none"/>
        </w:rPr>
        <w:t>();</w:t>
      </w:r>
    </w:p>
    <w:p w14:paraId="73E42B13"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 xml:space="preserve">    </w:t>
      </w:r>
      <w:proofErr w:type="spellStart"/>
      <w:r w:rsidRPr="00C966B2">
        <w:rPr>
          <w:rFonts w:ascii="Times New Roman" w:eastAsia="Times New Roman" w:hAnsi="Times New Roman" w:cs="Times New Roman"/>
          <w:kern w:val="0"/>
          <w:sz w:val="24"/>
          <w:szCs w:val="24"/>
          <w:lang w:eastAsia="en-IN"/>
          <w14:ligatures w14:val="none"/>
        </w:rPr>
        <w:t>const</w:t>
      </w:r>
      <w:proofErr w:type="spellEnd"/>
      <w:r w:rsidRPr="00C966B2">
        <w:rPr>
          <w:rFonts w:ascii="Times New Roman" w:eastAsia="Times New Roman" w:hAnsi="Times New Roman" w:cs="Times New Roman"/>
          <w:kern w:val="0"/>
          <w:sz w:val="24"/>
          <w:szCs w:val="24"/>
          <w:lang w:eastAsia="en-IN"/>
          <w14:ligatures w14:val="none"/>
        </w:rPr>
        <w:t xml:space="preserve"> users = [];</w:t>
      </w:r>
    </w:p>
    <w:p w14:paraId="13556454"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 xml:space="preserve">    </w:t>
      </w:r>
      <w:proofErr w:type="spellStart"/>
      <w:r w:rsidRPr="00C966B2">
        <w:rPr>
          <w:rFonts w:ascii="Times New Roman" w:eastAsia="Times New Roman" w:hAnsi="Times New Roman" w:cs="Times New Roman"/>
          <w:kern w:val="0"/>
          <w:sz w:val="24"/>
          <w:szCs w:val="24"/>
          <w:lang w:eastAsia="en-IN"/>
          <w14:ligatures w14:val="none"/>
        </w:rPr>
        <w:t>querySnapshot.forEach</w:t>
      </w:r>
      <w:proofErr w:type="spellEnd"/>
      <w:r w:rsidRPr="00C966B2">
        <w:rPr>
          <w:rFonts w:ascii="Times New Roman" w:eastAsia="Times New Roman" w:hAnsi="Times New Roman" w:cs="Times New Roman"/>
          <w:kern w:val="0"/>
          <w:sz w:val="24"/>
          <w:szCs w:val="24"/>
          <w:lang w:eastAsia="en-IN"/>
          <w14:ligatures w14:val="none"/>
        </w:rPr>
        <w:t>((doc) =&gt; {</w:t>
      </w:r>
    </w:p>
    <w:p w14:paraId="4DF697B2"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 xml:space="preserve">        </w:t>
      </w:r>
      <w:proofErr w:type="spellStart"/>
      <w:proofErr w:type="gramStart"/>
      <w:r w:rsidRPr="00C966B2">
        <w:rPr>
          <w:rFonts w:ascii="Times New Roman" w:eastAsia="Times New Roman" w:hAnsi="Times New Roman" w:cs="Times New Roman"/>
          <w:kern w:val="0"/>
          <w:sz w:val="24"/>
          <w:szCs w:val="24"/>
          <w:lang w:eastAsia="en-IN"/>
          <w14:ligatures w14:val="none"/>
        </w:rPr>
        <w:t>users.push</w:t>
      </w:r>
      <w:proofErr w:type="spellEnd"/>
      <w:proofErr w:type="gramEnd"/>
      <w:r w:rsidRPr="00C966B2">
        <w:rPr>
          <w:rFonts w:ascii="Times New Roman" w:eastAsia="Times New Roman" w:hAnsi="Times New Roman" w:cs="Times New Roman"/>
          <w:kern w:val="0"/>
          <w:sz w:val="24"/>
          <w:szCs w:val="24"/>
          <w:lang w:eastAsia="en-IN"/>
          <w14:ligatures w14:val="none"/>
        </w:rPr>
        <w:t>(</w:t>
      </w:r>
      <w:proofErr w:type="spellStart"/>
      <w:r w:rsidRPr="00C966B2">
        <w:rPr>
          <w:rFonts w:ascii="Times New Roman" w:eastAsia="Times New Roman" w:hAnsi="Times New Roman" w:cs="Times New Roman"/>
          <w:kern w:val="0"/>
          <w:sz w:val="24"/>
          <w:szCs w:val="24"/>
          <w:lang w:eastAsia="en-IN"/>
          <w14:ligatures w14:val="none"/>
        </w:rPr>
        <w:t>doc.</w:t>
      </w:r>
      <w:proofErr w:type="gramStart"/>
      <w:r w:rsidRPr="00C966B2">
        <w:rPr>
          <w:rFonts w:ascii="Times New Roman" w:eastAsia="Times New Roman" w:hAnsi="Times New Roman" w:cs="Times New Roman"/>
          <w:kern w:val="0"/>
          <w:sz w:val="24"/>
          <w:szCs w:val="24"/>
          <w:lang w:eastAsia="en-IN"/>
          <w14:ligatures w14:val="none"/>
        </w:rPr>
        <w:t>data</w:t>
      </w:r>
      <w:proofErr w:type="spellEnd"/>
      <w:r w:rsidRPr="00C966B2">
        <w:rPr>
          <w:rFonts w:ascii="Times New Roman" w:eastAsia="Times New Roman" w:hAnsi="Times New Roman" w:cs="Times New Roman"/>
          <w:kern w:val="0"/>
          <w:sz w:val="24"/>
          <w:szCs w:val="24"/>
          <w:lang w:eastAsia="en-IN"/>
          <w14:ligatures w14:val="none"/>
        </w:rPr>
        <w:t>(</w:t>
      </w:r>
      <w:proofErr w:type="gramEnd"/>
      <w:r w:rsidRPr="00C966B2">
        <w:rPr>
          <w:rFonts w:ascii="Times New Roman" w:eastAsia="Times New Roman" w:hAnsi="Times New Roman" w:cs="Times New Roman"/>
          <w:kern w:val="0"/>
          <w:sz w:val="24"/>
          <w:szCs w:val="24"/>
          <w:lang w:eastAsia="en-IN"/>
          <w14:ligatures w14:val="none"/>
        </w:rPr>
        <w:t>));</w:t>
      </w:r>
    </w:p>
    <w:p w14:paraId="082675D0"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 xml:space="preserve">    });</w:t>
      </w:r>
    </w:p>
    <w:p w14:paraId="4682607D"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 xml:space="preserve">    return users;</w:t>
      </w:r>
    </w:p>
    <w:p w14:paraId="12BC7088"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w:t>
      </w:r>
    </w:p>
    <w:p w14:paraId="6235D211"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w:t>
      </w:r>
    </w:p>
    <w:p w14:paraId="45C8CD03"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p>
    <w:p w14:paraId="436DC913"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w:t>
      </w:r>
      <w:proofErr w:type="spellStart"/>
      <w:r w:rsidRPr="00C966B2">
        <w:rPr>
          <w:rFonts w:ascii="Times New Roman" w:eastAsia="Times New Roman" w:hAnsi="Times New Roman" w:cs="Times New Roman"/>
          <w:kern w:val="0"/>
          <w:sz w:val="24"/>
          <w:szCs w:val="24"/>
          <w:lang w:eastAsia="en-IN"/>
          <w14:ligatures w14:val="none"/>
        </w:rPr>
        <w:t>javascript</w:t>
      </w:r>
      <w:proofErr w:type="spellEnd"/>
    </w:p>
    <w:p w14:paraId="65C7C7B3"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 Update User Status</w:t>
      </w:r>
    </w:p>
    <w:p w14:paraId="3C450A26"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proofErr w:type="spellStart"/>
      <w:proofErr w:type="gramStart"/>
      <w:r w:rsidRPr="00C966B2">
        <w:rPr>
          <w:rFonts w:ascii="Times New Roman" w:eastAsia="Times New Roman" w:hAnsi="Times New Roman" w:cs="Times New Roman"/>
          <w:kern w:val="0"/>
          <w:sz w:val="24"/>
          <w:szCs w:val="24"/>
          <w:lang w:eastAsia="en-IN"/>
          <w14:ligatures w14:val="none"/>
        </w:rPr>
        <w:t>window.dbUpdateUserStatus</w:t>
      </w:r>
      <w:proofErr w:type="spellEnd"/>
      <w:proofErr w:type="gramEnd"/>
      <w:r w:rsidRPr="00C966B2">
        <w:rPr>
          <w:rFonts w:ascii="Times New Roman" w:eastAsia="Times New Roman" w:hAnsi="Times New Roman" w:cs="Times New Roman"/>
          <w:kern w:val="0"/>
          <w:sz w:val="24"/>
          <w:szCs w:val="24"/>
          <w:lang w:eastAsia="en-IN"/>
          <w14:ligatures w14:val="none"/>
        </w:rPr>
        <w:t xml:space="preserve"> = async </w:t>
      </w:r>
      <w:proofErr w:type="gramStart"/>
      <w:r w:rsidRPr="00C966B2">
        <w:rPr>
          <w:rFonts w:ascii="Times New Roman" w:eastAsia="Times New Roman" w:hAnsi="Times New Roman" w:cs="Times New Roman"/>
          <w:kern w:val="0"/>
          <w:sz w:val="24"/>
          <w:szCs w:val="24"/>
          <w:lang w:eastAsia="en-IN"/>
          <w14:ligatures w14:val="none"/>
        </w:rPr>
        <w:t>function(</w:t>
      </w:r>
      <w:proofErr w:type="gramEnd"/>
      <w:r w:rsidRPr="00C966B2">
        <w:rPr>
          <w:rFonts w:ascii="Times New Roman" w:eastAsia="Times New Roman" w:hAnsi="Times New Roman" w:cs="Times New Roman"/>
          <w:kern w:val="0"/>
          <w:sz w:val="24"/>
          <w:szCs w:val="24"/>
          <w:lang w:eastAsia="en-IN"/>
          <w14:ligatures w14:val="none"/>
        </w:rPr>
        <w:t>email, updates) {</w:t>
      </w:r>
    </w:p>
    <w:p w14:paraId="3FA331C4"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 xml:space="preserve">    await </w:t>
      </w:r>
      <w:proofErr w:type="spellStart"/>
      <w:proofErr w:type="gramStart"/>
      <w:r w:rsidRPr="00C966B2">
        <w:rPr>
          <w:rFonts w:ascii="Times New Roman" w:eastAsia="Times New Roman" w:hAnsi="Times New Roman" w:cs="Times New Roman"/>
          <w:kern w:val="0"/>
          <w:sz w:val="24"/>
          <w:szCs w:val="24"/>
          <w:lang w:eastAsia="en-IN"/>
          <w14:ligatures w14:val="none"/>
        </w:rPr>
        <w:t>db.collection</w:t>
      </w:r>
      <w:proofErr w:type="spellEnd"/>
      <w:proofErr w:type="gramEnd"/>
      <w:r w:rsidRPr="00C966B2">
        <w:rPr>
          <w:rFonts w:ascii="Times New Roman" w:eastAsia="Times New Roman" w:hAnsi="Times New Roman" w:cs="Times New Roman"/>
          <w:kern w:val="0"/>
          <w:sz w:val="24"/>
          <w:szCs w:val="24"/>
          <w:lang w:eastAsia="en-IN"/>
          <w14:ligatures w14:val="none"/>
        </w:rPr>
        <w:t>("users")</w:t>
      </w:r>
    </w:p>
    <w:p w14:paraId="72B8FD7F"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 xml:space="preserve">            .doc(email)</w:t>
      </w:r>
    </w:p>
    <w:p w14:paraId="3DE1F469"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 xml:space="preserve">            </w:t>
      </w:r>
      <w:proofErr w:type="gramStart"/>
      <w:r w:rsidRPr="00C966B2">
        <w:rPr>
          <w:rFonts w:ascii="Times New Roman" w:eastAsia="Times New Roman" w:hAnsi="Times New Roman" w:cs="Times New Roman"/>
          <w:kern w:val="0"/>
          <w:sz w:val="24"/>
          <w:szCs w:val="24"/>
          <w:lang w:eastAsia="en-IN"/>
          <w14:ligatures w14:val="none"/>
        </w:rPr>
        <w:t>.set</w:t>
      </w:r>
      <w:proofErr w:type="gramEnd"/>
      <w:r w:rsidRPr="00C966B2">
        <w:rPr>
          <w:rFonts w:ascii="Times New Roman" w:eastAsia="Times New Roman" w:hAnsi="Times New Roman" w:cs="Times New Roman"/>
          <w:kern w:val="0"/>
          <w:sz w:val="24"/>
          <w:szCs w:val="24"/>
          <w:lang w:eastAsia="en-IN"/>
          <w14:ligatures w14:val="none"/>
        </w:rPr>
        <w:t xml:space="preserve">(updates, </w:t>
      </w:r>
      <w:proofErr w:type="gramStart"/>
      <w:r w:rsidRPr="00C966B2">
        <w:rPr>
          <w:rFonts w:ascii="Times New Roman" w:eastAsia="Times New Roman" w:hAnsi="Times New Roman" w:cs="Times New Roman"/>
          <w:kern w:val="0"/>
          <w:sz w:val="24"/>
          <w:szCs w:val="24"/>
          <w:lang w:eastAsia="en-IN"/>
          <w14:ligatures w14:val="none"/>
        </w:rPr>
        <w:t>{ merge</w:t>
      </w:r>
      <w:proofErr w:type="gramEnd"/>
      <w:r w:rsidRPr="00C966B2">
        <w:rPr>
          <w:rFonts w:ascii="Times New Roman" w:eastAsia="Times New Roman" w:hAnsi="Times New Roman" w:cs="Times New Roman"/>
          <w:kern w:val="0"/>
          <w:sz w:val="24"/>
          <w:szCs w:val="24"/>
          <w:lang w:eastAsia="en-IN"/>
          <w14:ligatures w14:val="none"/>
        </w:rPr>
        <w:t xml:space="preserve">: </w:t>
      </w:r>
      <w:proofErr w:type="gramStart"/>
      <w:r w:rsidRPr="00C966B2">
        <w:rPr>
          <w:rFonts w:ascii="Times New Roman" w:eastAsia="Times New Roman" w:hAnsi="Times New Roman" w:cs="Times New Roman"/>
          <w:kern w:val="0"/>
          <w:sz w:val="24"/>
          <w:szCs w:val="24"/>
          <w:lang w:eastAsia="en-IN"/>
          <w14:ligatures w14:val="none"/>
        </w:rPr>
        <w:t>true }</w:t>
      </w:r>
      <w:proofErr w:type="gramEnd"/>
      <w:r w:rsidRPr="00C966B2">
        <w:rPr>
          <w:rFonts w:ascii="Times New Roman" w:eastAsia="Times New Roman" w:hAnsi="Times New Roman" w:cs="Times New Roman"/>
          <w:kern w:val="0"/>
          <w:sz w:val="24"/>
          <w:szCs w:val="24"/>
          <w:lang w:eastAsia="en-IN"/>
          <w14:ligatures w14:val="none"/>
        </w:rPr>
        <w:t>);</w:t>
      </w:r>
    </w:p>
    <w:p w14:paraId="206A42FA" w14:textId="77777777" w:rsidR="00C966B2" w:rsidRPr="00C966B2"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w:t>
      </w:r>
    </w:p>
    <w:p w14:paraId="53A549F8" w14:textId="26AD9D4E" w:rsidR="00C966B2" w:rsidRPr="00DA2DAE" w:rsidRDefault="00C966B2" w:rsidP="00C966B2">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C966B2">
        <w:rPr>
          <w:rFonts w:ascii="Times New Roman" w:eastAsia="Times New Roman" w:hAnsi="Times New Roman" w:cs="Times New Roman"/>
          <w:kern w:val="0"/>
          <w:sz w:val="24"/>
          <w:szCs w:val="24"/>
          <w:lang w:eastAsia="en-IN"/>
          <w14:ligatures w14:val="none"/>
        </w:rPr>
        <w:t>```</w:t>
      </w:r>
    </w:p>
    <w:p w14:paraId="25B80BBB" w14:textId="15AE04ED" w:rsidR="00A46842" w:rsidRDefault="00DA2DAE" w:rsidP="009441FA">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A2DAE">
        <w:rPr>
          <w:rFonts w:ascii="Times New Roman" w:eastAsia="Times New Roman" w:hAnsi="Times New Roman" w:cs="Times New Roman"/>
          <w:b/>
          <w:bCs/>
          <w:kern w:val="0"/>
          <w:sz w:val="24"/>
          <w:szCs w:val="24"/>
          <w:lang w:eastAsia="en-IN"/>
          <w14:ligatures w14:val="none"/>
        </w:rPr>
        <w:t>Description:</w:t>
      </w:r>
      <w:r w:rsidRPr="00DA2DAE">
        <w:rPr>
          <w:rFonts w:ascii="Times New Roman" w:eastAsia="Times New Roman" w:hAnsi="Times New Roman" w:cs="Times New Roman"/>
          <w:kern w:val="0"/>
          <w:sz w:val="24"/>
          <w:szCs w:val="24"/>
          <w:lang w:eastAsia="en-IN"/>
          <w14:ligatures w14:val="none"/>
        </w:rPr>
        <w:br/>
        <w:t>Firebase provides secure cloud-based storage and enables real-time data retrieval.</w:t>
      </w:r>
    </w:p>
    <w:p w14:paraId="1F79EBA9" w14:textId="77777777" w:rsidR="009441FA" w:rsidRDefault="009441FA" w:rsidP="009441FA">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3CD43F76" w14:textId="06632CBD" w:rsidR="00D14CF8" w:rsidRPr="00D14CF8" w:rsidRDefault="00D14CF8" w:rsidP="00F61D55">
      <w:pPr>
        <w:spacing w:before="100" w:beforeAutospacing="1" w:after="100" w:afterAutospacing="1" w:line="360" w:lineRule="auto"/>
        <w:jc w:val="center"/>
        <w:outlineLvl w:val="0"/>
        <w:rPr>
          <w:rFonts w:ascii="Times New Roman" w:eastAsia="Times New Roman" w:hAnsi="Times New Roman" w:cs="Times New Roman"/>
          <w:b/>
          <w:bCs/>
          <w:kern w:val="36"/>
          <w:sz w:val="32"/>
          <w:szCs w:val="32"/>
          <w:lang w:eastAsia="en-IN"/>
          <w14:ligatures w14:val="none"/>
        </w:rPr>
      </w:pPr>
      <w:bookmarkStart w:id="55" w:name="_Toc231838955"/>
      <w:r w:rsidRPr="00D14CF8">
        <w:rPr>
          <w:rFonts w:ascii="Times New Roman" w:eastAsia="Times New Roman" w:hAnsi="Times New Roman" w:cs="Times New Roman"/>
          <w:b/>
          <w:bCs/>
          <w:kern w:val="36"/>
          <w:sz w:val="32"/>
          <w:szCs w:val="32"/>
          <w:lang w:eastAsia="en-IN"/>
          <w14:ligatures w14:val="none"/>
        </w:rPr>
        <w:lastRenderedPageBreak/>
        <w:t>CHAPTER 7</w:t>
      </w:r>
      <w:bookmarkEnd w:id="55"/>
    </w:p>
    <w:p w14:paraId="35936B55" w14:textId="77777777" w:rsidR="00D14CF8" w:rsidRPr="00D14CF8" w:rsidRDefault="00D14CF8" w:rsidP="00F61D55">
      <w:pPr>
        <w:spacing w:before="100" w:beforeAutospacing="1" w:after="100" w:afterAutospacing="1" w:line="360" w:lineRule="auto"/>
        <w:jc w:val="center"/>
        <w:outlineLvl w:val="0"/>
        <w:rPr>
          <w:rFonts w:ascii="Times New Roman" w:eastAsia="Times New Roman" w:hAnsi="Times New Roman" w:cs="Times New Roman"/>
          <w:b/>
          <w:bCs/>
          <w:kern w:val="36"/>
          <w:sz w:val="32"/>
          <w:szCs w:val="32"/>
          <w:lang w:eastAsia="en-IN"/>
          <w14:ligatures w14:val="none"/>
        </w:rPr>
      </w:pPr>
      <w:bookmarkStart w:id="56" w:name="_Toc231838956"/>
      <w:r w:rsidRPr="00D14CF8">
        <w:rPr>
          <w:rFonts w:ascii="Times New Roman" w:eastAsia="Times New Roman" w:hAnsi="Times New Roman" w:cs="Times New Roman"/>
          <w:b/>
          <w:bCs/>
          <w:kern w:val="36"/>
          <w:sz w:val="32"/>
          <w:szCs w:val="32"/>
          <w:lang w:eastAsia="en-IN"/>
          <w14:ligatures w14:val="none"/>
        </w:rPr>
        <w:t>TESTING</w:t>
      </w:r>
      <w:bookmarkEnd w:id="56"/>
    </w:p>
    <w:p w14:paraId="73897112" w14:textId="77777777" w:rsidR="00D14CF8" w:rsidRPr="00D14CF8" w:rsidRDefault="00D14CF8"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14CF8">
        <w:rPr>
          <w:rFonts w:ascii="Times New Roman" w:eastAsia="Times New Roman" w:hAnsi="Times New Roman" w:cs="Times New Roman"/>
          <w:b/>
          <w:bCs/>
          <w:kern w:val="0"/>
          <w:sz w:val="28"/>
          <w:szCs w:val="28"/>
          <w:lang w:eastAsia="en-IN"/>
          <w14:ligatures w14:val="none"/>
        </w:rPr>
        <w:t>7.1 Introduction</w:t>
      </w:r>
    </w:p>
    <w:p w14:paraId="7AC3AD88"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Testing is an important phase of the Software Development Life Cycle (SDLC) that ensures the software functions correctly and meets user requirements. The primary objective of testing is to identify errors, verify functionality, and improve system reliability before deployment.</w:t>
      </w:r>
    </w:p>
    <w:p w14:paraId="3FE52D1F"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The FITLIFE system was tested to ensure that all modules performed correctly and interacted efficiently with the Firebase database.</w:t>
      </w:r>
    </w:p>
    <w:p w14:paraId="79F928E8" w14:textId="77777777" w:rsidR="00D14CF8" w:rsidRPr="00D14CF8" w:rsidRDefault="00D14CF8"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14CF8">
        <w:rPr>
          <w:rFonts w:ascii="Times New Roman" w:eastAsia="Times New Roman" w:hAnsi="Times New Roman" w:cs="Times New Roman"/>
          <w:b/>
          <w:bCs/>
          <w:kern w:val="0"/>
          <w:sz w:val="28"/>
          <w:szCs w:val="28"/>
          <w:lang w:eastAsia="en-IN"/>
          <w14:ligatures w14:val="none"/>
        </w:rPr>
        <w:t>7.2 Testing Methods Used</w:t>
      </w:r>
    </w:p>
    <w:p w14:paraId="66A3460A"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The following testing techniques were used during development:</w:t>
      </w:r>
    </w:p>
    <w:p w14:paraId="20C2CDEB" w14:textId="77777777" w:rsidR="00D14CF8" w:rsidRPr="00D14CF8" w:rsidRDefault="00D14CF8">
      <w:pPr>
        <w:numPr>
          <w:ilvl w:val="0"/>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Unit Testing</w:t>
      </w:r>
    </w:p>
    <w:p w14:paraId="6C627381" w14:textId="77777777" w:rsidR="00D14CF8" w:rsidRPr="00D14CF8" w:rsidRDefault="00D14CF8">
      <w:pPr>
        <w:numPr>
          <w:ilvl w:val="0"/>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Integration Testing</w:t>
      </w:r>
    </w:p>
    <w:p w14:paraId="17F6127A" w14:textId="77777777" w:rsidR="00D14CF8" w:rsidRPr="00D14CF8" w:rsidRDefault="00D14CF8">
      <w:pPr>
        <w:numPr>
          <w:ilvl w:val="0"/>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System Testing</w:t>
      </w:r>
    </w:p>
    <w:p w14:paraId="562F9A7A" w14:textId="77777777" w:rsidR="00D14CF8" w:rsidRPr="00D14CF8" w:rsidRDefault="00D14CF8">
      <w:pPr>
        <w:numPr>
          <w:ilvl w:val="0"/>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User Acceptance Testing (UAT)</w:t>
      </w:r>
    </w:p>
    <w:p w14:paraId="7B461115"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These methods helped verify both individual modules and the complete system.</w:t>
      </w:r>
    </w:p>
    <w:p w14:paraId="0B0CB0A0" w14:textId="77777777" w:rsidR="00D14CF8" w:rsidRPr="00D14CF8" w:rsidRDefault="00D14CF8"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14CF8">
        <w:rPr>
          <w:rFonts w:ascii="Times New Roman" w:eastAsia="Times New Roman" w:hAnsi="Times New Roman" w:cs="Times New Roman"/>
          <w:b/>
          <w:bCs/>
          <w:kern w:val="0"/>
          <w:sz w:val="28"/>
          <w:szCs w:val="28"/>
          <w:lang w:eastAsia="en-IN"/>
          <w14:ligatures w14:val="none"/>
        </w:rPr>
        <w:t>7.3 Unit Testing</w:t>
      </w:r>
    </w:p>
    <w:p w14:paraId="00E0AFF6"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Unit Testing was performed on individual modules to verify their functionality.</w:t>
      </w:r>
    </w:p>
    <w:p w14:paraId="46CB2EEF"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Modules Tested:</w:t>
      </w:r>
    </w:p>
    <w:p w14:paraId="7BD45400" w14:textId="77777777" w:rsidR="00D14CF8" w:rsidRPr="00D14CF8" w:rsidRDefault="00D14CF8">
      <w:pPr>
        <w:numPr>
          <w:ilvl w:val="0"/>
          <w:numId w:val="6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Registration Module</w:t>
      </w:r>
    </w:p>
    <w:p w14:paraId="1BA76CC1" w14:textId="77777777" w:rsidR="00D14CF8" w:rsidRPr="00D14CF8" w:rsidRDefault="00D14CF8">
      <w:pPr>
        <w:numPr>
          <w:ilvl w:val="0"/>
          <w:numId w:val="6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Login Module</w:t>
      </w:r>
    </w:p>
    <w:p w14:paraId="0103D932" w14:textId="77777777" w:rsidR="00D14CF8" w:rsidRPr="00D14CF8" w:rsidRDefault="00D14CF8">
      <w:pPr>
        <w:numPr>
          <w:ilvl w:val="0"/>
          <w:numId w:val="6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Workout Plan Module</w:t>
      </w:r>
    </w:p>
    <w:p w14:paraId="0BB005AB" w14:textId="77777777" w:rsidR="00D14CF8" w:rsidRPr="00D14CF8" w:rsidRDefault="00D14CF8">
      <w:pPr>
        <w:numPr>
          <w:ilvl w:val="0"/>
          <w:numId w:val="6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BMI Calculator</w:t>
      </w:r>
    </w:p>
    <w:p w14:paraId="7AD634EE" w14:textId="77777777" w:rsidR="00D14CF8" w:rsidRPr="00D14CF8" w:rsidRDefault="00D14CF8">
      <w:pPr>
        <w:numPr>
          <w:ilvl w:val="0"/>
          <w:numId w:val="6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Water Intake Tracker</w:t>
      </w:r>
    </w:p>
    <w:p w14:paraId="06B98291" w14:textId="77777777" w:rsidR="00D14CF8" w:rsidRPr="00D14CF8" w:rsidRDefault="00D14CF8">
      <w:pPr>
        <w:numPr>
          <w:ilvl w:val="0"/>
          <w:numId w:val="6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lastRenderedPageBreak/>
        <w:t>Dashboard Module</w:t>
      </w:r>
    </w:p>
    <w:p w14:paraId="15D2A65B" w14:textId="77777777" w:rsidR="00D14CF8" w:rsidRPr="00D14CF8" w:rsidRDefault="00D14CF8">
      <w:pPr>
        <w:numPr>
          <w:ilvl w:val="0"/>
          <w:numId w:val="6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Payment Module</w:t>
      </w:r>
    </w:p>
    <w:p w14:paraId="4D44B4F1" w14:textId="77777777" w:rsidR="00D14CF8" w:rsidRPr="00D14CF8" w:rsidRDefault="00D14CF8">
      <w:pPr>
        <w:numPr>
          <w:ilvl w:val="0"/>
          <w:numId w:val="6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Admin Module</w:t>
      </w:r>
    </w:p>
    <w:p w14:paraId="5FDE711E"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Result:</w:t>
      </w:r>
      <w:r w:rsidRPr="00D14CF8">
        <w:rPr>
          <w:rFonts w:ascii="Times New Roman" w:eastAsia="Times New Roman" w:hAnsi="Times New Roman" w:cs="Times New Roman"/>
          <w:kern w:val="0"/>
          <w:sz w:val="24"/>
          <w:szCs w:val="24"/>
          <w:lang w:eastAsia="en-IN"/>
          <w14:ligatures w14:val="none"/>
        </w:rPr>
        <w:br/>
        <w:t>All modules performed according to expected requirements.</w:t>
      </w:r>
    </w:p>
    <w:p w14:paraId="544316AE" w14:textId="77777777" w:rsidR="00D14CF8" w:rsidRPr="00D14CF8" w:rsidRDefault="00D14CF8"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14CF8">
        <w:rPr>
          <w:rFonts w:ascii="Times New Roman" w:eastAsia="Times New Roman" w:hAnsi="Times New Roman" w:cs="Times New Roman"/>
          <w:b/>
          <w:bCs/>
          <w:kern w:val="0"/>
          <w:sz w:val="28"/>
          <w:szCs w:val="28"/>
          <w:lang w:eastAsia="en-IN"/>
          <w14:ligatures w14:val="none"/>
        </w:rPr>
        <w:t>7.4 Integration Testing</w:t>
      </w:r>
    </w:p>
    <w:p w14:paraId="2CC9FF6F"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Integration Testing verified communication between connected modules.</w:t>
      </w:r>
    </w:p>
    <w:p w14:paraId="5C590037"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Modules Integrated:</w:t>
      </w:r>
    </w:p>
    <w:p w14:paraId="5D6A3557" w14:textId="77777777" w:rsidR="00D14CF8" w:rsidRPr="00D14CF8" w:rsidRDefault="00D14CF8">
      <w:pPr>
        <w:numPr>
          <w:ilvl w:val="0"/>
          <w:numId w:val="6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Registration Module + Firebase Database</w:t>
      </w:r>
    </w:p>
    <w:p w14:paraId="4E8D3202" w14:textId="77777777" w:rsidR="00D14CF8" w:rsidRPr="00D14CF8" w:rsidRDefault="00D14CF8">
      <w:pPr>
        <w:numPr>
          <w:ilvl w:val="0"/>
          <w:numId w:val="6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Login Module + Dashboard</w:t>
      </w:r>
    </w:p>
    <w:p w14:paraId="19C443AE" w14:textId="77777777" w:rsidR="00D14CF8" w:rsidRPr="00D14CF8" w:rsidRDefault="00D14CF8">
      <w:pPr>
        <w:numPr>
          <w:ilvl w:val="0"/>
          <w:numId w:val="6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Payment Module + Admin Dashboard</w:t>
      </w:r>
    </w:p>
    <w:p w14:paraId="19653298" w14:textId="77777777" w:rsidR="00D14CF8" w:rsidRPr="00D14CF8" w:rsidRDefault="00D14CF8">
      <w:pPr>
        <w:numPr>
          <w:ilvl w:val="0"/>
          <w:numId w:val="6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Workout Module + Dashboard</w:t>
      </w:r>
    </w:p>
    <w:p w14:paraId="5A52B687" w14:textId="77777777" w:rsidR="00D14CF8" w:rsidRPr="00D14CF8" w:rsidRDefault="00D14CF8">
      <w:pPr>
        <w:numPr>
          <w:ilvl w:val="0"/>
          <w:numId w:val="6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Water Tracker + Database</w:t>
      </w:r>
    </w:p>
    <w:p w14:paraId="3231338F"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Result:</w:t>
      </w:r>
      <w:r w:rsidRPr="00D14CF8">
        <w:rPr>
          <w:rFonts w:ascii="Times New Roman" w:eastAsia="Times New Roman" w:hAnsi="Times New Roman" w:cs="Times New Roman"/>
          <w:kern w:val="0"/>
          <w:sz w:val="24"/>
          <w:szCs w:val="24"/>
          <w:lang w:eastAsia="en-IN"/>
          <w14:ligatures w14:val="none"/>
        </w:rPr>
        <w:br/>
        <w:t>Data was successfully transmitted between all integrated modules.</w:t>
      </w:r>
    </w:p>
    <w:p w14:paraId="521E1356" w14:textId="77777777" w:rsidR="00D14CF8" w:rsidRPr="00D14CF8" w:rsidRDefault="00D14CF8"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14CF8">
        <w:rPr>
          <w:rFonts w:ascii="Times New Roman" w:eastAsia="Times New Roman" w:hAnsi="Times New Roman" w:cs="Times New Roman"/>
          <w:b/>
          <w:bCs/>
          <w:kern w:val="0"/>
          <w:sz w:val="28"/>
          <w:szCs w:val="28"/>
          <w:lang w:eastAsia="en-IN"/>
          <w14:ligatures w14:val="none"/>
        </w:rPr>
        <w:t>7.5 System Testing</w:t>
      </w:r>
    </w:p>
    <w:p w14:paraId="66D89BD6"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System Testing evaluated the complete application as a whole.</w:t>
      </w:r>
    </w:p>
    <w:p w14:paraId="1EDF5987"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Areas Tested:</w:t>
      </w:r>
    </w:p>
    <w:p w14:paraId="797A6263" w14:textId="77777777" w:rsidR="00D14CF8" w:rsidRPr="00D14CF8" w:rsidRDefault="00D14CF8">
      <w:pPr>
        <w:numPr>
          <w:ilvl w:val="0"/>
          <w:numId w:val="6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User Registration</w:t>
      </w:r>
    </w:p>
    <w:p w14:paraId="671D61B4" w14:textId="77777777" w:rsidR="00D14CF8" w:rsidRPr="00D14CF8" w:rsidRDefault="00D14CF8">
      <w:pPr>
        <w:numPr>
          <w:ilvl w:val="0"/>
          <w:numId w:val="6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Dashboard Access</w:t>
      </w:r>
    </w:p>
    <w:p w14:paraId="6D3A2C66" w14:textId="77777777" w:rsidR="00D14CF8" w:rsidRPr="00D14CF8" w:rsidRDefault="00D14CF8">
      <w:pPr>
        <w:numPr>
          <w:ilvl w:val="0"/>
          <w:numId w:val="6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Workout Plans</w:t>
      </w:r>
    </w:p>
    <w:p w14:paraId="6BC6487A" w14:textId="77777777" w:rsidR="00D14CF8" w:rsidRPr="00D14CF8" w:rsidRDefault="00D14CF8">
      <w:pPr>
        <w:numPr>
          <w:ilvl w:val="0"/>
          <w:numId w:val="6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BMI Calculator</w:t>
      </w:r>
    </w:p>
    <w:p w14:paraId="30D7613D" w14:textId="77777777" w:rsidR="00D14CF8" w:rsidRPr="00D14CF8" w:rsidRDefault="00D14CF8">
      <w:pPr>
        <w:numPr>
          <w:ilvl w:val="0"/>
          <w:numId w:val="6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Water Tracker</w:t>
      </w:r>
    </w:p>
    <w:p w14:paraId="51BA30CF" w14:textId="77777777" w:rsidR="00D14CF8" w:rsidRPr="00D14CF8" w:rsidRDefault="00D14CF8">
      <w:pPr>
        <w:numPr>
          <w:ilvl w:val="0"/>
          <w:numId w:val="6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Payment Verification</w:t>
      </w:r>
    </w:p>
    <w:p w14:paraId="6EEF5242" w14:textId="77777777" w:rsidR="00D14CF8" w:rsidRPr="00D14CF8" w:rsidRDefault="00D14CF8">
      <w:pPr>
        <w:numPr>
          <w:ilvl w:val="0"/>
          <w:numId w:val="6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Admin Dashboard</w:t>
      </w:r>
    </w:p>
    <w:p w14:paraId="6E339EBE" w14:textId="77777777" w:rsidR="00D14CF8" w:rsidRPr="00D14CF8" w:rsidRDefault="00D14CF8">
      <w:pPr>
        <w:numPr>
          <w:ilvl w:val="0"/>
          <w:numId w:val="6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Firebase Connectivity</w:t>
      </w:r>
    </w:p>
    <w:p w14:paraId="4D5DC719"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lastRenderedPageBreak/>
        <w:t>Result:</w:t>
      </w:r>
      <w:r w:rsidRPr="00D14CF8">
        <w:rPr>
          <w:rFonts w:ascii="Times New Roman" w:eastAsia="Times New Roman" w:hAnsi="Times New Roman" w:cs="Times New Roman"/>
          <w:kern w:val="0"/>
          <w:sz w:val="24"/>
          <w:szCs w:val="24"/>
          <w:lang w:eastAsia="en-IN"/>
          <w14:ligatures w14:val="none"/>
        </w:rPr>
        <w:br/>
        <w:t>The system operated successfully without major functional issues.</w:t>
      </w:r>
    </w:p>
    <w:p w14:paraId="5C0E527D" w14:textId="77777777" w:rsidR="00D14CF8" w:rsidRPr="00D14CF8" w:rsidRDefault="00D14CF8"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14CF8">
        <w:rPr>
          <w:rFonts w:ascii="Times New Roman" w:eastAsia="Times New Roman" w:hAnsi="Times New Roman" w:cs="Times New Roman"/>
          <w:b/>
          <w:bCs/>
          <w:kern w:val="0"/>
          <w:sz w:val="28"/>
          <w:szCs w:val="28"/>
          <w:lang w:eastAsia="en-IN"/>
          <w14:ligatures w14:val="none"/>
        </w:rPr>
        <w:t>7.6 User Acceptance Testing (UAT)</w:t>
      </w:r>
    </w:p>
    <w:p w14:paraId="2C7F7056"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User Acceptance Testing was conducted to determine whether the system met user expectations.</w:t>
      </w:r>
    </w:p>
    <w:p w14:paraId="30054E70" w14:textId="77777777" w:rsidR="00D14CF8" w:rsidRPr="00D14CF8" w:rsidRDefault="00D14CF8"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Evaluation Criteria</w:t>
      </w:r>
    </w:p>
    <w:p w14:paraId="569EE532" w14:textId="77777777" w:rsidR="00D14CF8" w:rsidRPr="00D14CF8" w:rsidRDefault="00D14CF8">
      <w:pPr>
        <w:numPr>
          <w:ilvl w:val="0"/>
          <w:numId w:val="6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Ease of Use</w:t>
      </w:r>
    </w:p>
    <w:p w14:paraId="28CB8615" w14:textId="77777777" w:rsidR="00D14CF8" w:rsidRPr="00D14CF8" w:rsidRDefault="00D14CF8">
      <w:pPr>
        <w:numPr>
          <w:ilvl w:val="0"/>
          <w:numId w:val="6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Interface Design</w:t>
      </w:r>
    </w:p>
    <w:p w14:paraId="22E3A215" w14:textId="77777777" w:rsidR="00D14CF8" w:rsidRPr="00D14CF8" w:rsidRDefault="00D14CF8">
      <w:pPr>
        <w:numPr>
          <w:ilvl w:val="0"/>
          <w:numId w:val="6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Navigation</w:t>
      </w:r>
    </w:p>
    <w:p w14:paraId="11CDB9ED" w14:textId="77777777" w:rsidR="00D14CF8" w:rsidRPr="00D14CF8" w:rsidRDefault="00D14CF8">
      <w:pPr>
        <w:numPr>
          <w:ilvl w:val="0"/>
          <w:numId w:val="6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Feature Availability</w:t>
      </w:r>
    </w:p>
    <w:p w14:paraId="1C6278B7" w14:textId="77777777" w:rsidR="00D14CF8" w:rsidRPr="00D14CF8" w:rsidRDefault="00D14CF8">
      <w:pPr>
        <w:numPr>
          <w:ilvl w:val="0"/>
          <w:numId w:val="6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Performance</w:t>
      </w:r>
    </w:p>
    <w:p w14:paraId="08BDC021" w14:textId="77777777" w:rsidR="00D14CF8" w:rsidRPr="00D14CF8" w:rsidRDefault="00D14CF8"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Feedback Received</w:t>
      </w:r>
    </w:p>
    <w:p w14:paraId="72805594" w14:textId="77777777" w:rsidR="00D14CF8" w:rsidRPr="00D14CF8" w:rsidRDefault="00D14CF8">
      <w:pPr>
        <w:numPr>
          <w:ilvl w:val="0"/>
          <w:numId w:val="6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Easy registration process</w:t>
      </w:r>
    </w:p>
    <w:p w14:paraId="405FF352" w14:textId="77777777" w:rsidR="00D14CF8" w:rsidRPr="00D14CF8" w:rsidRDefault="00D14CF8">
      <w:pPr>
        <w:numPr>
          <w:ilvl w:val="0"/>
          <w:numId w:val="6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Simple navigation</w:t>
      </w:r>
    </w:p>
    <w:p w14:paraId="3C0661A3" w14:textId="77777777" w:rsidR="00D14CF8" w:rsidRPr="00D14CF8" w:rsidRDefault="00D14CF8">
      <w:pPr>
        <w:numPr>
          <w:ilvl w:val="0"/>
          <w:numId w:val="6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Responsive interface</w:t>
      </w:r>
    </w:p>
    <w:p w14:paraId="5BDC83AE" w14:textId="77777777" w:rsidR="00D14CF8" w:rsidRPr="00D14CF8" w:rsidRDefault="00D14CF8">
      <w:pPr>
        <w:numPr>
          <w:ilvl w:val="0"/>
          <w:numId w:val="6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Useful fitness tools</w:t>
      </w:r>
    </w:p>
    <w:p w14:paraId="35B47F68" w14:textId="77777777" w:rsidR="00D14CF8" w:rsidRPr="00D14CF8" w:rsidRDefault="00D14CF8">
      <w:pPr>
        <w:numPr>
          <w:ilvl w:val="0"/>
          <w:numId w:val="6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Effective dashboard design</w:t>
      </w:r>
    </w:p>
    <w:p w14:paraId="68888069"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Result:</w:t>
      </w:r>
      <w:r w:rsidRPr="00D14CF8">
        <w:rPr>
          <w:rFonts w:ascii="Times New Roman" w:eastAsia="Times New Roman" w:hAnsi="Times New Roman" w:cs="Times New Roman"/>
          <w:kern w:val="0"/>
          <w:sz w:val="24"/>
          <w:szCs w:val="24"/>
          <w:lang w:eastAsia="en-IN"/>
          <w14:ligatures w14:val="none"/>
        </w:rPr>
        <w:br/>
        <w:t>Users were satisfied with the functionality and usability of the system.</w:t>
      </w:r>
    </w:p>
    <w:p w14:paraId="10198B49" w14:textId="77777777" w:rsidR="00D14CF8" w:rsidRPr="00D14CF8" w:rsidRDefault="00D14CF8"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14CF8">
        <w:rPr>
          <w:rFonts w:ascii="Times New Roman" w:eastAsia="Times New Roman" w:hAnsi="Times New Roman" w:cs="Times New Roman"/>
          <w:b/>
          <w:bCs/>
          <w:kern w:val="0"/>
          <w:sz w:val="28"/>
          <w:szCs w:val="28"/>
          <w:lang w:eastAsia="en-IN"/>
          <w14:ligatures w14:val="none"/>
        </w:rPr>
        <w:t>7.7 Test Cases</w:t>
      </w:r>
    </w:p>
    <w:p w14:paraId="3F012F6F" w14:textId="77777777" w:rsidR="00D14CF8" w:rsidRPr="00D14CF8" w:rsidRDefault="00D14CF8"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Table 7.1 Registration Module Testing</w:t>
      </w:r>
    </w:p>
    <w:tbl>
      <w:tblPr>
        <w:tblW w:w="8512" w:type="dxa"/>
        <w:tblCellSpacing w:w="15" w:type="dxa"/>
        <w:tblCellMar>
          <w:top w:w="15" w:type="dxa"/>
          <w:left w:w="15" w:type="dxa"/>
          <w:bottom w:w="15" w:type="dxa"/>
          <w:right w:w="15" w:type="dxa"/>
        </w:tblCellMar>
        <w:tblLook w:val="04A0" w:firstRow="1" w:lastRow="0" w:firstColumn="1" w:lastColumn="0" w:noHBand="0" w:noVBand="1"/>
      </w:tblPr>
      <w:tblGrid>
        <w:gridCol w:w="1763"/>
        <w:gridCol w:w="2459"/>
        <w:gridCol w:w="3392"/>
        <w:gridCol w:w="898"/>
      </w:tblGrid>
      <w:tr w:rsidR="00D14CF8" w:rsidRPr="00D14CF8" w14:paraId="01BE018D" w14:textId="77777777" w:rsidTr="00D14CF8">
        <w:trPr>
          <w:trHeight w:val="311"/>
          <w:tblHeader/>
          <w:tblCellSpacing w:w="15" w:type="dxa"/>
        </w:trPr>
        <w:tc>
          <w:tcPr>
            <w:tcW w:w="0" w:type="auto"/>
            <w:vAlign w:val="center"/>
            <w:hideMark/>
          </w:tcPr>
          <w:p w14:paraId="2B858CD8" w14:textId="77777777" w:rsidR="00D14CF8" w:rsidRPr="00D14CF8" w:rsidRDefault="00D14CF8" w:rsidP="00F61D55">
            <w:pPr>
              <w:spacing w:after="0"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Test Case ID</w:t>
            </w:r>
          </w:p>
        </w:tc>
        <w:tc>
          <w:tcPr>
            <w:tcW w:w="0" w:type="auto"/>
            <w:vAlign w:val="center"/>
            <w:hideMark/>
          </w:tcPr>
          <w:p w14:paraId="3D78F3F0" w14:textId="77777777" w:rsidR="00D14CF8" w:rsidRPr="00D14CF8" w:rsidRDefault="00D14CF8" w:rsidP="00F61D55">
            <w:pPr>
              <w:spacing w:after="0"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Test Description</w:t>
            </w:r>
          </w:p>
        </w:tc>
        <w:tc>
          <w:tcPr>
            <w:tcW w:w="0" w:type="auto"/>
            <w:vAlign w:val="center"/>
            <w:hideMark/>
          </w:tcPr>
          <w:p w14:paraId="6433243D" w14:textId="77777777" w:rsidR="00D14CF8" w:rsidRPr="00D14CF8" w:rsidRDefault="00D14CF8" w:rsidP="00F61D55">
            <w:pPr>
              <w:spacing w:after="0"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Expected Result</w:t>
            </w:r>
          </w:p>
        </w:tc>
        <w:tc>
          <w:tcPr>
            <w:tcW w:w="0" w:type="auto"/>
            <w:vAlign w:val="center"/>
            <w:hideMark/>
          </w:tcPr>
          <w:p w14:paraId="19022123" w14:textId="77777777" w:rsidR="00D14CF8" w:rsidRPr="00D14CF8" w:rsidRDefault="00D14CF8" w:rsidP="00F61D55">
            <w:pPr>
              <w:spacing w:after="0"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Status</w:t>
            </w:r>
          </w:p>
        </w:tc>
      </w:tr>
      <w:tr w:rsidR="00D14CF8" w:rsidRPr="00D14CF8" w14:paraId="70BDCFC4" w14:textId="77777777" w:rsidTr="00D14CF8">
        <w:trPr>
          <w:trHeight w:val="328"/>
          <w:tblCellSpacing w:w="15" w:type="dxa"/>
        </w:trPr>
        <w:tc>
          <w:tcPr>
            <w:tcW w:w="0" w:type="auto"/>
            <w:vAlign w:val="center"/>
            <w:hideMark/>
          </w:tcPr>
          <w:p w14:paraId="714E3CC9"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TC01</w:t>
            </w:r>
          </w:p>
        </w:tc>
        <w:tc>
          <w:tcPr>
            <w:tcW w:w="0" w:type="auto"/>
            <w:vAlign w:val="center"/>
            <w:hideMark/>
          </w:tcPr>
          <w:p w14:paraId="617EDE8F"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Enter valid details</w:t>
            </w:r>
          </w:p>
        </w:tc>
        <w:tc>
          <w:tcPr>
            <w:tcW w:w="0" w:type="auto"/>
            <w:vAlign w:val="center"/>
            <w:hideMark/>
          </w:tcPr>
          <w:p w14:paraId="5B2D0850"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Registration Successful</w:t>
            </w:r>
          </w:p>
        </w:tc>
        <w:tc>
          <w:tcPr>
            <w:tcW w:w="0" w:type="auto"/>
            <w:vAlign w:val="center"/>
            <w:hideMark/>
          </w:tcPr>
          <w:p w14:paraId="69A4C245"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Pass</w:t>
            </w:r>
          </w:p>
        </w:tc>
      </w:tr>
      <w:tr w:rsidR="00D14CF8" w:rsidRPr="00D14CF8" w14:paraId="4346C429" w14:textId="77777777" w:rsidTr="00D14CF8">
        <w:trPr>
          <w:trHeight w:val="311"/>
          <w:tblCellSpacing w:w="15" w:type="dxa"/>
        </w:trPr>
        <w:tc>
          <w:tcPr>
            <w:tcW w:w="0" w:type="auto"/>
            <w:vAlign w:val="center"/>
            <w:hideMark/>
          </w:tcPr>
          <w:p w14:paraId="3CD89853"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TC02</w:t>
            </w:r>
          </w:p>
        </w:tc>
        <w:tc>
          <w:tcPr>
            <w:tcW w:w="0" w:type="auto"/>
            <w:vAlign w:val="center"/>
            <w:hideMark/>
          </w:tcPr>
          <w:p w14:paraId="5C588763"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Enter invalid email</w:t>
            </w:r>
          </w:p>
        </w:tc>
        <w:tc>
          <w:tcPr>
            <w:tcW w:w="0" w:type="auto"/>
            <w:vAlign w:val="center"/>
            <w:hideMark/>
          </w:tcPr>
          <w:p w14:paraId="4B4EB5A2"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Error Message Displayed</w:t>
            </w:r>
          </w:p>
        </w:tc>
        <w:tc>
          <w:tcPr>
            <w:tcW w:w="0" w:type="auto"/>
            <w:vAlign w:val="center"/>
            <w:hideMark/>
          </w:tcPr>
          <w:p w14:paraId="259AEB6F"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Pass</w:t>
            </w:r>
          </w:p>
        </w:tc>
      </w:tr>
      <w:tr w:rsidR="00D14CF8" w:rsidRPr="00D14CF8" w14:paraId="7CD1769B" w14:textId="77777777" w:rsidTr="00D14CF8">
        <w:trPr>
          <w:trHeight w:val="328"/>
          <w:tblCellSpacing w:w="15" w:type="dxa"/>
        </w:trPr>
        <w:tc>
          <w:tcPr>
            <w:tcW w:w="0" w:type="auto"/>
            <w:vAlign w:val="center"/>
            <w:hideMark/>
          </w:tcPr>
          <w:p w14:paraId="0CE033A3"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TC03</w:t>
            </w:r>
          </w:p>
        </w:tc>
        <w:tc>
          <w:tcPr>
            <w:tcW w:w="0" w:type="auto"/>
            <w:vAlign w:val="center"/>
            <w:hideMark/>
          </w:tcPr>
          <w:p w14:paraId="1029A66C"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Submit empty form</w:t>
            </w:r>
          </w:p>
        </w:tc>
        <w:tc>
          <w:tcPr>
            <w:tcW w:w="0" w:type="auto"/>
            <w:vAlign w:val="center"/>
            <w:hideMark/>
          </w:tcPr>
          <w:p w14:paraId="28E2252C"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Validation Error Displayed</w:t>
            </w:r>
          </w:p>
        </w:tc>
        <w:tc>
          <w:tcPr>
            <w:tcW w:w="0" w:type="auto"/>
            <w:vAlign w:val="center"/>
            <w:hideMark/>
          </w:tcPr>
          <w:p w14:paraId="06B8DBB6"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Pass</w:t>
            </w:r>
          </w:p>
        </w:tc>
      </w:tr>
    </w:tbl>
    <w:p w14:paraId="0795BE9D" w14:textId="77777777" w:rsidR="00D14CF8" w:rsidRPr="00D14CF8" w:rsidRDefault="00D14CF8"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lastRenderedPageBreak/>
        <w:t>Table 7.2 Login and Re-login Testing</w:t>
      </w:r>
    </w:p>
    <w:tbl>
      <w:tblPr>
        <w:tblW w:w="8263" w:type="dxa"/>
        <w:tblCellSpacing w:w="15" w:type="dxa"/>
        <w:tblCellMar>
          <w:top w:w="15" w:type="dxa"/>
          <w:left w:w="15" w:type="dxa"/>
          <w:bottom w:w="15" w:type="dxa"/>
          <w:right w:w="15" w:type="dxa"/>
        </w:tblCellMar>
        <w:tblLook w:val="04A0" w:firstRow="1" w:lastRow="0" w:firstColumn="1" w:lastColumn="0" w:noHBand="0" w:noVBand="1"/>
      </w:tblPr>
      <w:tblGrid>
        <w:gridCol w:w="1953"/>
        <w:gridCol w:w="2824"/>
        <w:gridCol w:w="2493"/>
        <w:gridCol w:w="993"/>
      </w:tblGrid>
      <w:tr w:rsidR="00D14CF8" w:rsidRPr="00D14CF8" w14:paraId="1661B225" w14:textId="77777777" w:rsidTr="00D14CF8">
        <w:trPr>
          <w:trHeight w:val="335"/>
          <w:tblHeader/>
          <w:tblCellSpacing w:w="15" w:type="dxa"/>
        </w:trPr>
        <w:tc>
          <w:tcPr>
            <w:tcW w:w="0" w:type="auto"/>
            <w:vAlign w:val="center"/>
            <w:hideMark/>
          </w:tcPr>
          <w:p w14:paraId="16BE35A6" w14:textId="77777777" w:rsidR="00D14CF8" w:rsidRPr="00D14CF8" w:rsidRDefault="00D14CF8" w:rsidP="00F61D55">
            <w:pPr>
              <w:spacing w:after="0"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Test Case ID</w:t>
            </w:r>
          </w:p>
        </w:tc>
        <w:tc>
          <w:tcPr>
            <w:tcW w:w="0" w:type="auto"/>
            <w:vAlign w:val="center"/>
            <w:hideMark/>
          </w:tcPr>
          <w:p w14:paraId="1A1CE604" w14:textId="77777777" w:rsidR="00D14CF8" w:rsidRPr="00D14CF8" w:rsidRDefault="00D14CF8" w:rsidP="00F61D55">
            <w:pPr>
              <w:spacing w:after="0"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Test Description</w:t>
            </w:r>
          </w:p>
        </w:tc>
        <w:tc>
          <w:tcPr>
            <w:tcW w:w="0" w:type="auto"/>
            <w:vAlign w:val="center"/>
            <w:hideMark/>
          </w:tcPr>
          <w:p w14:paraId="61B0F095" w14:textId="77777777" w:rsidR="00D14CF8" w:rsidRPr="00D14CF8" w:rsidRDefault="00D14CF8" w:rsidP="00F61D55">
            <w:pPr>
              <w:spacing w:after="0"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Expected Result</w:t>
            </w:r>
          </w:p>
        </w:tc>
        <w:tc>
          <w:tcPr>
            <w:tcW w:w="0" w:type="auto"/>
            <w:vAlign w:val="center"/>
            <w:hideMark/>
          </w:tcPr>
          <w:p w14:paraId="5C0A68C2" w14:textId="77777777" w:rsidR="00D14CF8" w:rsidRPr="00D14CF8" w:rsidRDefault="00D14CF8" w:rsidP="00F61D55">
            <w:pPr>
              <w:spacing w:after="0"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Status</w:t>
            </w:r>
          </w:p>
        </w:tc>
      </w:tr>
      <w:tr w:rsidR="00D14CF8" w:rsidRPr="00D14CF8" w14:paraId="42B3CBB5" w14:textId="77777777" w:rsidTr="00D14CF8">
        <w:trPr>
          <w:trHeight w:val="353"/>
          <w:tblCellSpacing w:w="15" w:type="dxa"/>
        </w:trPr>
        <w:tc>
          <w:tcPr>
            <w:tcW w:w="0" w:type="auto"/>
            <w:vAlign w:val="center"/>
            <w:hideMark/>
          </w:tcPr>
          <w:p w14:paraId="3CFBFCD9"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TC04</w:t>
            </w:r>
          </w:p>
        </w:tc>
        <w:tc>
          <w:tcPr>
            <w:tcW w:w="0" w:type="auto"/>
            <w:vAlign w:val="center"/>
            <w:hideMark/>
          </w:tcPr>
          <w:p w14:paraId="2A1FEEA5"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Existing User Login</w:t>
            </w:r>
          </w:p>
        </w:tc>
        <w:tc>
          <w:tcPr>
            <w:tcW w:w="0" w:type="auto"/>
            <w:vAlign w:val="center"/>
            <w:hideMark/>
          </w:tcPr>
          <w:p w14:paraId="2612F34E"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Dashboard Opens</w:t>
            </w:r>
          </w:p>
        </w:tc>
        <w:tc>
          <w:tcPr>
            <w:tcW w:w="0" w:type="auto"/>
            <w:vAlign w:val="center"/>
            <w:hideMark/>
          </w:tcPr>
          <w:p w14:paraId="400CB620"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Pass</w:t>
            </w:r>
          </w:p>
        </w:tc>
      </w:tr>
      <w:tr w:rsidR="00D14CF8" w:rsidRPr="00D14CF8" w14:paraId="4F2BCD9F" w14:textId="77777777" w:rsidTr="00D14CF8">
        <w:trPr>
          <w:trHeight w:val="335"/>
          <w:tblCellSpacing w:w="15" w:type="dxa"/>
        </w:trPr>
        <w:tc>
          <w:tcPr>
            <w:tcW w:w="0" w:type="auto"/>
            <w:vAlign w:val="center"/>
            <w:hideMark/>
          </w:tcPr>
          <w:p w14:paraId="069AAFAE"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TC05</w:t>
            </w:r>
          </w:p>
        </w:tc>
        <w:tc>
          <w:tcPr>
            <w:tcW w:w="0" w:type="auto"/>
            <w:vAlign w:val="center"/>
            <w:hideMark/>
          </w:tcPr>
          <w:p w14:paraId="77526047"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Retrieve User Data</w:t>
            </w:r>
          </w:p>
        </w:tc>
        <w:tc>
          <w:tcPr>
            <w:tcW w:w="0" w:type="auto"/>
            <w:vAlign w:val="center"/>
            <w:hideMark/>
          </w:tcPr>
          <w:p w14:paraId="2E447B3B"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Data Restored</w:t>
            </w:r>
          </w:p>
        </w:tc>
        <w:tc>
          <w:tcPr>
            <w:tcW w:w="0" w:type="auto"/>
            <w:vAlign w:val="center"/>
            <w:hideMark/>
          </w:tcPr>
          <w:p w14:paraId="14384E98"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Pass</w:t>
            </w:r>
          </w:p>
        </w:tc>
      </w:tr>
      <w:tr w:rsidR="00D14CF8" w:rsidRPr="00D14CF8" w14:paraId="48CA2AC7" w14:textId="77777777" w:rsidTr="00D14CF8">
        <w:trPr>
          <w:trHeight w:val="353"/>
          <w:tblCellSpacing w:w="15" w:type="dxa"/>
        </w:trPr>
        <w:tc>
          <w:tcPr>
            <w:tcW w:w="0" w:type="auto"/>
            <w:vAlign w:val="center"/>
            <w:hideMark/>
          </w:tcPr>
          <w:p w14:paraId="5E7C33A3"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TC06</w:t>
            </w:r>
          </w:p>
        </w:tc>
        <w:tc>
          <w:tcPr>
            <w:tcW w:w="0" w:type="auto"/>
            <w:vAlign w:val="center"/>
            <w:hideMark/>
          </w:tcPr>
          <w:p w14:paraId="5DD5DD1D"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Invalid Email</w:t>
            </w:r>
          </w:p>
        </w:tc>
        <w:tc>
          <w:tcPr>
            <w:tcW w:w="0" w:type="auto"/>
            <w:vAlign w:val="center"/>
            <w:hideMark/>
          </w:tcPr>
          <w:p w14:paraId="709086C3"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Error Displayed</w:t>
            </w:r>
          </w:p>
        </w:tc>
        <w:tc>
          <w:tcPr>
            <w:tcW w:w="0" w:type="auto"/>
            <w:vAlign w:val="center"/>
            <w:hideMark/>
          </w:tcPr>
          <w:p w14:paraId="738ECFE3"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Pass</w:t>
            </w:r>
          </w:p>
        </w:tc>
      </w:tr>
    </w:tbl>
    <w:p w14:paraId="0FFC3BD1" w14:textId="77777777" w:rsidR="00D14CF8" w:rsidRPr="00D14CF8" w:rsidRDefault="00D14CF8"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Table 7.3 BMI Calculator Testing</w:t>
      </w:r>
    </w:p>
    <w:tbl>
      <w:tblPr>
        <w:tblW w:w="8540" w:type="dxa"/>
        <w:tblCellSpacing w:w="15" w:type="dxa"/>
        <w:tblCellMar>
          <w:top w:w="15" w:type="dxa"/>
          <w:left w:w="15" w:type="dxa"/>
          <w:bottom w:w="15" w:type="dxa"/>
          <w:right w:w="15" w:type="dxa"/>
        </w:tblCellMar>
        <w:tblLook w:val="04A0" w:firstRow="1" w:lastRow="0" w:firstColumn="1" w:lastColumn="0" w:noHBand="0" w:noVBand="1"/>
      </w:tblPr>
      <w:tblGrid>
        <w:gridCol w:w="1932"/>
        <w:gridCol w:w="3232"/>
        <w:gridCol w:w="2393"/>
        <w:gridCol w:w="983"/>
      </w:tblGrid>
      <w:tr w:rsidR="00D14CF8" w:rsidRPr="00D14CF8" w14:paraId="7EC114CF" w14:textId="77777777" w:rsidTr="00D14CF8">
        <w:trPr>
          <w:trHeight w:val="361"/>
          <w:tblHeader/>
          <w:tblCellSpacing w:w="15" w:type="dxa"/>
        </w:trPr>
        <w:tc>
          <w:tcPr>
            <w:tcW w:w="0" w:type="auto"/>
            <w:vAlign w:val="center"/>
            <w:hideMark/>
          </w:tcPr>
          <w:p w14:paraId="5A8F70F4" w14:textId="77777777" w:rsidR="00D14CF8" w:rsidRPr="00D14CF8" w:rsidRDefault="00D14CF8" w:rsidP="00F61D55">
            <w:pPr>
              <w:spacing w:after="0"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Test Case ID</w:t>
            </w:r>
          </w:p>
        </w:tc>
        <w:tc>
          <w:tcPr>
            <w:tcW w:w="0" w:type="auto"/>
            <w:vAlign w:val="center"/>
            <w:hideMark/>
          </w:tcPr>
          <w:p w14:paraId="4BED2B0A" w14:textId="77777777" w:rsidR="00D14CF8" w:rsidRPr="00D14CF8" w:rsidRDefault="00D14CF8" w:rsidP="00F61D55">
            <w:pPr>
              <w:spacing w:after="0"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Test Description</w:t>
            </w:r>
          </w:p>
        </w:tc>
        <w:tc>
          <w:tcPr>
            <w:tcW w:w="0" w:type="auto"/>
            <w:vAlign w:val="center"/>
            <w:hideMark/>
          </w:tcPr>
          <w:p w14:paraId="6498F5C6" w14:textId="77777777" w:rsidR="00D14CF8" w:rsidRPr="00D14CF8" w:rsidRDefault="00D14CF8" w:rsidP="00F61D55">
            <w:pPr>
              <w:spacing w:after="0"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Expected Result</w:t>
            </w:r>
          </w:p>
        </w:tc>
        <w:tc>
          <w:tcPr>
            <w:tcW w:w="0" w:type="auto"/>
            <w:vAlign w:val="center"/>
            <w:hideMark/>
          </w:tcPr>
          <w:p w14:paraId="5B199049" w14:textId="77777777" w:rsidR="00D14CF8" w:rsidRPr="00D14CF8" w:rsidRDefault="00D14CF8" w:rsidP="00F61D55">
            <w:pPr>
              <w:spacing w:after="0"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Status</w:t>
            </w:r>
          </w:p>
        </w:tc>
      </w:tr>
      <w:tr w:rsidR="00D14CF8" w:rsidRPr="00D14CF8" w14:paraId="5E75AC1A" w14:textId="77777777" w:rsidTr="00D14CF8">
        <w:trPr>
          <w:trHeight w:val="381"/>
          <w:tblCellSpacing w:w="15" w:type="dxa"/>
        </w:trPr>
        <w:tc>
          <w:tcPr>
            <w:tcW w:w="0" w:type="auto"/>
            <w:vAlign w:val="center"/>
            <w:hideMark/>
          </w:tcPr>
          <w:p w14:paraId="504856AA"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TC07</w:t>
            </w:r>
          </w:p>
        </w:tc>
        <w:tc>
          <w:tcPr>
            <w:tcW w:w="0" w:type="auto"/>
            <w:vAlign w:val="center"/>
            <w:hideMark/>
          </w:tcPr>
          <w:p w14:paraId="02318F34"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Valid Height &amp; Weight</w:t>
            </w:r>
          </w:p>
        </w:tc>
        <w:tc>
          <w:tcPr>
            <w:tcW w:w="0" w:type="auto"/>
            <w:vAlign w:val="center"/>
            <w:hideMark/>
          </w:tcPr>
          <w:p w14:paraId="424F7064"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BMI Calculated</w:t>
            </w:r>
          </w:p>
        </w:tc>
        <w:tc>
          <w:tcPr>
            <w:tcW w:w="0" w:type="auto"/>
            <w:vAlign w:val="center"/>
            <w:hideMark/>
          </w:tcPr>
          <w:p w14:paraId="7C979680"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Pass</w:t>
            </w:r>
          </w:p>
        </w:tc>
      </w:tr>
      <w:tr w:rsidR="00D14CF8" w:rsidRPr="00D14CF8" w14:paraId="14E7C7C4" w14:textId="77777777" w:rsidTr="00D14CF8">
        <w:trPr>
          <w:trHeight w:val="361"/>
          <w:tblCellSpacing w:w="15" w:type="dxa"/>
        </w:trPr>
        <w:tc>
          <w:tcPr>
            <w:tcW w:w="0" w:type="auto"/>
            <w:vAlign w:val="center"/>
            <w:hideMark/>
          </w:tcPr>
          <w:p w14:paraId="6358482C"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TC08</w:t>
            </w:r>
          </w:p>
        </w:tc>
        <w:tc>
          <w:tcPr>
            <w:tcW w:w="0" w:type="auto"/>
            <w:vAlign w:val="center"/>
            <w:hideMark/>
          </w:tcPr>
          <w:p w14:paraId="4CD59AF2"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Invalid Values</w:t>
            </w:r>
          </w:p>
        </w:tc>
        <w:tc>
          <w:tcPr>
            <w:tcW w:w="0" w:type="auto"/>
            <w:vAlign w:val="center"/>
            <w:hideMark/>
          </w:tcPr>
          <w:p w14:paraId="39A62363"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Validation Error</w:t>
            </w:r>
          </w:p>
        </w:tc>
        <w:tc>
          <w:tcPr>
            <w:tcW w:w="0" w:type="auto"/>
            <w:vAlign w:val="center"/>
            <w:hideMark/>
          </w:tcPr>
          <w:p w14:paraId="35A84EE7"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Pass</w:t>
            </w:r>
          </w:p>
        </w:tc>
      </w:tr>
    </w:tbl>
    <w:p w14:paraId="3A7A3CF1" w14:textId="77777777" w:rsidR="00D14CF8" w:rsidRPr="00D14CF8" w:rsidRDefault="00D14CF8"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Table 7.4 Water Intake Tracker Testing</w:t>
      </w:r>
    </w:p>
    <w:tbl>
      <w:tblPr>
        <w:tblW w:w="8151" w:type="dxa"/>
        <w:tblCellSpacing w:w="15" w:type="dxa"/>
        <w:tblCellMar>
          <w:top w:w="15" w:type="dxa"/>
          <w:left w:w="15" w:type="dxa"/>
          <w:bottom w:w="15" w:type="dxa"/>
          <w:right w:w="15" w:type="dxa"/>
        </w:tblCellMar>
        <w:tblLook w:val="04A0" w:firstRow="1" w:lastRow="0" w:firstColumn="1" w:lastColumn="0" w:noHBand="0" w:noVBand="1"/>
      </w:tblPr>
      <w:tblGrid>
        <w:gridCol w:w="2009"/>
        <w:gridCol w:w="2575"/>
        <w:gridCol w:w="2546"/>
        <w:gridCol w:w="1021"/>
      </w:tblGrid>
      <w:tr w:rsidR="00D14CF8" w:rsidRPr="00D14CF8" w14:paraId="05D34C84" w14:textId="77777777" w:rsidTr="00D14CF8">
        <w:trPr>
          <w:trHeight w:val="468"/>
          <w:tblHeader/>
          <w:tblCellSpacing w:w="15" w:type="dxa"/>
        </w:trPr>
        <w:tc>
          <w:tcPr>
            <w:tcW w:w="0" w:type="auto"/>
            <w:vAlign w:val="center"/>
            <w:hideMark/>
          </w:tcPr>
          <w:p w14:paraId="7E80C02A" w14:textId="77777777" w:rsidR="00D14CF8" w:rsidRPr="00D14CF8" w:rsidRDefault="00D14CF8" w:rsidP="00F61D55">
            <w:pPr>
              <w:spacing w:after="0"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Test Case ID</w:t>
            </w:r>
          </w:p>
        </w:tc>
        <w:tc>
          <w:tcPr>
            <w:tcW w:w="0" w:type="auto"/>
            <w:vAlign w:val="center"/>
            <w:hideMark/>
          </w:tcPr>
          <w:p w14:paraId="2C590A90" w14:textId="77777777" w:rsidR="00D14CF8" w:rsidRPr="00D14CF8" w:rsidRDefault="00D14CF8" w:rsidP="00F61D55">
            <w:pPr>
              <w:spacing w:after="0"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Test Description</w:t>
            </w:r>
          </w:p>
        </w:tc>
        <w:tc>
          <w:tcPr>
            <w:tcW w:w="0" w:type="auto"/>
            <w:vAlign w:val="center"/>
            <w:hideMark/>
          </w:tcPr>
          <w:p w14:paraId="6EF7012A" w14:textId="77777777" w:rsidR="00D14CF8" w:rsidRPr="00D14CF8" w:rsidRDefault="00D14CF8" w:rsidP="00F61D55">
            <w:pPr>
              <w:spacing w:after="0"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Expected Result</w:t>
            </w:r>
          </w:p>
        </w:tc>
        <w:tc>
          <w:tcPr>
            <w:tcW w:w="0" w:type="auto"/>
            <w:vAlign w:val="center"/>
            <w:hideMark/>
          </w:tcPr>
          <w:p w14:paraId="14F493B5" w14:textId="77777777" w:rsidR="00D14CF8" w:rsidRPr="00D14CF8" w:rsidRDefault="00D14CF8" w:rsidP="00F61D55">
            <w:pPr>
              <w:spacing w:after="0"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Status</w:t>
            </w:r>
          </w:p>
        </w:tc>
      </w:tr>
      <w:tr w:rsidR="00D14CF8" w:rsidRPr="00D14CF8" w14:paraId="713DF6CB" w14:textId="77777777" w:rsidTr="00D14CF8">
        <w:trPr>
          <w:trHeight w:val="494"/>
          <w:tblCellSpacing w:w="15" w:type="dxa"/>
        </w:trPr>
        <w:tc>
          <w:tcPr>
            <w:tcW w:w="0" w:type="auto"/>
            <w:vAlign w:val="center"/>
            <w:hideMark/>
          </w:tcPr>
          <w:p w14:paraId="162B1B8E"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TC09</w:t>
            </w:r>
          </w:p>
        </w:tc>
        <w:tc>
          <w:tcPr>
            <w:tcW w:w="0" w:type="auto"/>
            <w:vAlign w:val="center"/>
            <w:hideMark/>
          </w:tcPr>
          <w:p w14:paraId="0ECCC186"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Add Water Intake</w:t>
            </w:r>
          </w:p>
        </w:tc>
        <w:tc>
          <w:tcPr>
            <w:tcW w:w="0" w:type="auto"/>
            <w:vAlign w:val="center"/>
            <w:hideMark/>
          </w:tcPr>
          <w:p w14:paraId="6028E83A"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Progress Updated</w:t>
            </w:r>
          </w:p>
        </w:tc>
        <w:tc>
          <w:tcPr>
            <w:tcW w:w="0" w:type="auto"/>
            <w:vAlign w:val="center"/>
            <w:hideMark/>
          </w:tcPr>
          <w:p w14:paraId="1C61DBE7"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Pass</w:t>
            </w:r>
          </w:p>
        </w:tc>
      </w:tr>
      <w:tr w:rsidR="00D14CF8" w:rsidRPr="00D14CF8" w14:paraId="4F17BDA1" w14:textId="77777777" w:rsidTr="00D14CF8">
        <w:trPr>
          <w:trHeight w:val="468"/>
          <w:tblCellSpacing w:w="15" w:type="dxa"/>
        </w:trPr>
        <w:tc>
          <w:tcPr>
            <w:tcW w:w="0" w:type="auto"/>
            <w:vAlign w:val="center"/>
            <w:hideMark/>
          </w:tcPr>
          <w:p w14:paraId="7131CDB1"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TC10</w:t>
            </w:r>
          </w:p>
        </w:tc>
        <w:tc>
          <w:tcPr>
            <w:tcW w:w="0" w:type="auto"/>
            <w:vAlign w:val="center"/>
            <w:hideMark/>
          </w:tcPr>
          <w:p w14:paraId="1EACFA8F"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Save Progress</w:t>
            </w:r>
          </w:p>
        </w:tc>
        <w:tc>
          <w:tcPr>
            <w:tcW w:w="0" w:type="auto"/>
            <w:vAlign w:val="center"/>
            <w:hideMark/>
          </w:tcPr>
          <w:p w14:paraId="6D151225"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Data Stored</w:t>
            </w:r>
          </w:p>
        </w:tc>
        <w:tc>
          <w:tcPr>
            <w:tcW w:w="0" w:type="auto"/>
            <w:vAlign w:val="center"/>
            <w:hideMark/>
          </w:tcPr>
          <w:p w14:paraId="5C65F93F"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Pass</w:t>
            </w:r>
          </w:p>
        </w:tc>
      </w:tr>
    </w:tbl>
    <w:p w14:paraId="1618D2FA" w14:textId="77777777" w:rsidR="00D14CF8" w:rsidRPr="00D14CF8" w:rsidRDefault="00D14CF8"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Table 7.5 Payment Verification Testing</w:t>
      </w:r>
    </w:p>
    <w:tbl>
      <w:tblPr>
        <w:tblW w:w="7728" w:type="dxa"/>
        <w:tblCellSpacing w:w="15" w:type="dxa"/>
        <w:tblCellMar>
          <w:top w:w="15" w:type="dxa"/>
          <w:left w:w="15" w:type="dxa"/>
          <w:bottom w:w="15" w:type="dxa"/>
          <w:right w:w="15" w:type="dxa"/>
        </w:tblCellMar>
        <w:tblLook w:val="04A0" w:firstRow="1" w:lastRow="0" w:firstColumn="1" w:lastColumn="0" w:noHBand="0" w:noVBand="1"/>
      </w:tblPr>
      <w:tblGrid>
        <w:gridCol w:w="1767"/>
        <w:gridCol w:w="2874"/>
        <w:gridCol w:w="2186"/>
        <w:gridCol w:w="901"/>
      </w:tblGrid>
      <w:tr w:rsidR="00D14CF8" w:rsidRPr="00D14CF8" w14:paraId="1C5663D2" w14:textId="77777777" w:rsidTr="00D14CF8">
        <w:trPr>
          <w:trHeight w:val="285"/>
          <w:tblHeader/>
          <w:tblCellSpacing w:w="15" w:type="dxa"/>
        </w:trPr>
        <w:tc>
          <w:tcPr>
            <w:tcW w:w="0" w:type="auto"/>
            <w:vAlign w:val="center"/>
            <w:hideMark/>
          </w:tcPr>
          <w:p w14:paraId="5162848E" w14:textId="77777777" w:rsidR="00D14CF8" w:rsidRPr="00D14CF8" w:rsidRDefault="00D14CF8" w:rsidP="00F61D55">
            <w:pPr>
              <w:spacing w:after="0"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Test Case ID</w:t>
            </w:r>
          </w:p>
        </w:tc>
        <w:tc>
          <w:tcPr>
            <w:tcW w:w="0" w:type="auto"/>
            <w:vAlign w:val="center"/>
            <w:hideMark/>
          </w:tcPr>
          <w:p w14:paraId="4B841D38" w14:textId="77777777" w:rsidR="00D14CF8" w:rsidRPr="00D14CF8" w:rsidRDefault="00D14CF8" w:rsidP="00F61D55">
            <w:pPr>
              <w:spacing w:after="0"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Test Description</w:t>
            </w:r>
          </w:p>
        </w:tc>
        <w:tc>
          <w:tcPr>
            <w:tcW w:w="0" w:type="auto"/>
            <w:vAlign w:val="center"/>
            <w:hideMark/>
          </w:tcPr>
          <w:p w14:paraId="2661BAD2" w14:textId="77777777" w:rsidR="00D14CF8" w:rsidRPr="00D14CF8" w:rsidRDefault="00D14CF8" w:rsidP="00F61D55">
            <w:pPr>
              <w:spacing w:after="0"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Expected Result</w:t>
            </w:r>
          </w:p>
        </w:tc>
        <w:tc>
          <w:tcPr>
            <w:tcW w:w="0" w:type="auto"/>
            <w:vAlign w:val="center"/>
            <w:hideMark/>
          </w:tcPr>
          <w:p w14:paraId="0E48DD17" w14:textId="77777777" w:rsidR="00D14CF8" w:rsidRPr="00D14CF8" w:rsidRDefault="00D14CF8" w:rsidP="00F61D55">
            <w:pPr>
              <w:spacing w:after="0"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Status</w:t>
            </w:r>
          </w:p>
        </w:tc>
      </w:tr>
      <w:tr w:rsidR="00D14CF8" w:rsidRPr="00D14CF8" w14:paraId="69D570D1" w14:textId="77777777" w:rsidTr="00D14CF8">
        <w:trPr>
          <w:trHeight w:val="301"/>
          <w:tblCellSpacing w:w="15" w:type="dxa"/>
        </w:trPr>
        <w:tc>
          <w:tcPr>
            <w:tcW w:w="0" w:type="auto"/>
            <w:vAlign w:val="center"/>
            <w:hideMark/>
          </w:tcPr>
          <w:p w14:paraId="39402610"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TC11</w:t>
            </w:r>
          </w:p>
        </w:tc>
        <w:tc>
          <w:tcPr>
            <w:tcW w:w="0" w:type="auto"/>
            <w:vAlign w:val="center"/>
            <w:hideMark/>
          </w:tcPr>
          <w:p w14:paraId="6D01052F"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Submit Transaction ID</w:t>
            </w:r>
          </w:p>
        </w:tc>
        <w:tc>
          <w:tcPr>
            <w:tcW w:w="0" w:type="auto"/>
            <w:vAlign w:val="center"/>
            <w:hideMark/>
          </w:tcPr>
          <w:p w14:paraId="5B30BFF4"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Data Saved</w:t>
            </w:r>
          </w:p>
        </w:tc>
        <w:tc>
          <w:tcPr>
            <w:tcW w:w="0" w:type="auto"/>
            <w:vAlign w:val="center"/>
            <w:hideMark/>
          </w:tcPr>
          <w:p w14:paraId="7840D26C"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Pass</w:t>
            </w:r>
          </w:p>
        </w:tc>
      </w:tr>
      <w:tr w:rsidR="00D14CF8" w:rsidRPr="00D14CF8" w14:paraId="115B9374" w14:textId="77777777" w:rsidTr="00D14CF8">
        <w:trPr>
          <w:trHeight w:val="285"/>
          <w:tblCellSpacing w:w="15" w:type="dxa"/>
        </w:trPr>
        <w:tc>
          <w:tcPr>
            <w:tcW w:w="0" w:type="auto"/>
            <w:vAlign w:val="center"/>
            <w:hideMark/>
          </w:tcPr>
          <w:p w14:paraId="3C55FE3B"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TC12</w:t>
            </w:r>
          </w:p>
        </w:tc>
        <w:tc>
          <w:tcPr>
            <w:tcW w:w="0" w:type="auto"/>
            <w:vAlign w:val="center"/>
            <w:hideMark/>
          </w:tcPr>
          <w:p w14:paraId="4A070463"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Admin Verification</w:t>
            </w:r>
          </w:p>
        </w:tc>
        <w:tc>
          <w:tcPr>
            <w:tcW w:w="0" w:type="auto"/>
            <w:vAlign w:val="center"/>
            <w:hideMark/>
          </w:tcPr>
          <w:p w14:paraId="0A401379"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Plan Activated</w:t>
            </w:r>
          </w:p>
        </w:tc>
        <w:tc>
          <w:tcPr>
            <w:tcW w:w="0" w:type="auto"/>
            <w:vAlign w:val="center"/>
            <w:hideMark/>
          </w:tcPr>
          <w:p w14:paraId="5737C3B3"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Pass</w:t>
            </w:r>
          </w:p>
        </w:tc>
      </w:tr>
    </w:tbl>
    <w:p w14:paraId="58E2056F" w14:textId="77777777" w:rsidR="00D14CF8" w:rsidRPr="00D14CF8" w:rsidRDefault="00D14CF8"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Table 7.6 Admin Dashboard Testing</w:t>
      </w:r>
    </w:p>
    <w:tbl>
      <w:tblPr>
        <w:tblW w:w="7679" w:type="dxa"/>
        <w:tblCellSpacing w:w="15" w:type="dxa"/>
        <w:tblCellMar>
          <w:top w:w="15" w:type="dxa"/>
          <w:left w:w="15" w:type="dxa"/>
          <w:bottom w:w="15" w:type="dxa"/>
          <w:right w:w="15" w:type="dxa"/>
        </w:tblCellMar>
        <w:tblLook w:val="04A0" w:firstRow="1" w:lastRow="0" w:firstColumn="1" w:lastColumn="0" w:noHBand="0" w:noVBand="1"/>
      </w:tblPr>
      <w:tblGrid>
        <w:gridCol w:w="1682"/>
        <w:gridCol w:w="2112"/>
        <w:gridCol w:w="3026"/>
        <w:gridCol w:w="859"/>
      </w:tblGrid>
      <w:tr w:rsidR="00D14CF8" w:rsidRPr="00D14CF8" w14:paraId="767BEFCB" w14:textId="77777777" w:rsidTr="00D14CF8">
        <w:trPr>
          <w:trHeight w:val="299"/>
          <w:tblHeader/>
          <w:tblCellSpacing w:w="15" w:type="dxa"/>
        </w:trPr>
        <w:tc>
          <w:tcPr>
            <w:tcW w:w="0" w:type="auto"/>
            <w:vAlign w:val="center"/>
            <w:hideMark/>
          </w:tcPr>
          <w:p w14:paraId="71F7691C" w14:textId="77777777" w:rsidR="00D14CF8" w:rsidRPr="00D14CF8" w:rsidRDefault="00D14CF8" w:rsidP="00F61D55">
            <w:pPr>
              <w:spacing w:after="0"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Test Case ID</w:t>
            </w:r>
          </w:p>
        </w:tc>
        <w:tc>
          <w:tcPr>
            <w:tcW w:w="0" w:type="auto"/>
            <w:vAlign w:val="center"/>
            <w:hideMark/>
          </w:tcPr>
          <w:p w14:paraId="3B885128" w14:textId="77777777" w:rsidR="00D14CF8" w:rsidRPr="00D14CF8" w:rsidRDefault="00D14CF8" w:rsidP="00F61D55">
            <w:pPr>
              <w:spacing w:after="0"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Test Description</w:t>
            </w:r>
          </w:p>
        </w:tc>
        <w:tc>
          <w:tcPr>
            <w:tcW w:w="0" w:type="auto"/>
            <w:vAlign w:val="center"/>
            <w:hideMark/>
          </w:tcPr>
          <w:p w14:paraId="779E3A47" w14:textId="77777777" w:rsidR="00D14CF8" w:rsidRPr="00D14CF8" w:rsidRDefault="00D14CF8" w:rsidP="00F61D55">
            <w:pPr>
              <w:spacing w:after="0"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Expected Result</w:t>
            </w:r>
          </w:p>
        </w:tc>
        <w:tc>
          <w:tcPr>
            <w:tcW w:w="0" w:type="auto"/>
            <w:vAlign w:val="center"/>
            <w:hideMark/>
          </w:tcPr>
          <w:p w14:paraId="0C2EB254" w14:textId="77777777" w:rsidR="00D14CF8" w:rsidRPr="00D14CF8" w:rsidRDefault="00D14CF8" w:rsidP="00F61D55">
            <w:pPr>
              <w:spacing w:after="0"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Status</w:t>
            </w:r>
          </w:p>
        </w:tc>
      </w:tr>
      <w:tr w:rsidR="00D14CF8" w:rsidRPr="00D14CF8" w14:paraId="1A295CCD" w14:textId="77777777" w:rsidTr="00D14CF8">
        <w:trPr>
          <w:trHeight w:val="316"/>
          <w:tblCellSpacing w:w="15" w:type="dxa"/>
        </w:trPr>
        <w:tc>
          <w:tcPr>
            <w:tcW w:w="0" w:type="auto"/>
            <w:vAlign w:val="center"/>
            <w:hideMark/>
          </w:tcPr>
          <w:p w14:paraId="0BAB3031"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TC13</w:t>
            </w:r>
          </w:p>
        </w:tc>
        <w:tc>
          <w:tcPr>
            <w:tcW w:w="0" w:type="auto"/>
            <w:vAlign w:val="center"/>
            <w:hideMark/>
          </w:tcPr>
          <w:p w14:paraId="41647B94"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View Users</w:t>
            </w:r>
          </w:p>
        </w:tc>
        <w:tc>
          <w:tcPr>
            <w:tcW w:w="0" w:type="auto"/>
            <w:vAlign w:val="center"/>
            <w:hideMark/>
          </w:tcPr>
          <w:p w14:paraId="46E5A3F3"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User List Displayed</w:t>
            </w:r>
          </w:p>
        </w:tc>
        <w:tc>
          <w:tcPr>
            <w:tcW w:w="0" w:type="auto"/>
            <w:vAlign w:val="center"/>
            <w:hideMark/>
          </w:tcPr>
          <w:p w14:paraId="72CF6A2E"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Pass</w:t>
            </w:r>
          </w:p>
        </w:tc>
      </w:tr>
      <w:tr w:rsidR="00D14CF8" w:rsidRPr="00D14CF8" w14:paraId="2C62CB45" w14:textId="77777777" w:rsidTr="00D14CF8">
        <w:trPr>
          <w:trHeight w:val="299"/>
          <w:tblCellSpacing w:w="15" w:type="dxa"/>
        </w:trPr>
        <w:tc>
          <w:tcPr>
            <w:tcW w:w="0" w:type="auto"/>
            <w:vAlign w:val="center"/>
            <w:hideMark/>
          </w:tcPr>
          <w:p w14:paraId="3FD9E224"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TC14</w:t>
            </w:r>
          </w:p>
        </w:tc>
        <w:tc>
          <w:tcPr>
            <w:tcW w:w="0" w:type="auto"/>
            <w:vAlign w:val="center"/>
            <w:hideMark/>
          </w:tcPr>
          <w:p w14:paraId="24C5455D"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Search Users</w:t>
            </w:r>
          </w:p>
        </w:tc>
        <w:tc>
          <w:tcPr>
            <w:tcW w:w="0" w:type="auto"/>
            <w:vAlign w:val="center"/>
            <w:hideMark/>
          </w:tcPr>
          <w:p w14:paraId="3F02C2CC"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Matching Records Found</w:t>
            </w:r>
          </w:p>
        </w:tc>
        <w:tc>
          <w:tcPr>
            <w:tcW w:w="0" w:type="auto"/>
            <w:vAlign w:val="center"/>
            <w:hideMark/>
          </w:tcPr>
          <w:p w14:paraId="67F7E6EC"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Pass</w:t>
            </w:r>
          </w:p>
        </w:tc>
      </w:tr>
      <w:tr w:rsidR="00D14CF8" w:rsidRPr="00D14CF8" w14:paraId="192AAEFD" w14:textId="77777777" w:rsidTr="00D14CF8">
        <w:trPr>
          <w:trHeight w:val="316"/>
          <w:tblCellSpacing w:w="15" w:type="dxa"/>
        </w:trPr>
        <w:tc>
          <w:tcPr>
            <w:tcW w:w="0" w:type="auto"/>
            <w:vAlign w:val="center"/>
            <w:hideMark/>
          </w:tcPr>
          <w:p w14:paraId="651CE03E"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TC15</w:t>
            </w:r>
          </w:p>
        </w:tc>
        <w:tc>
          <w:tcPr>
            <w:tcW w:w="0" w:type="auto"/>
            <w:vAlign w:val="center"/>
            <w:hideMark/>
          </w:tcPr>
          <w:p w14:paraId="1FD3A3FC"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Delete User</w:t>
            </w:r>
          </w:p>
        </w:tc>
        <w:tc>
          <w:tcPr>
            <w:tcW w:w="0" w:type="auto"/>
            <w:vAlign w:val="center"/>
            <w:hideMark/>
          </w:tcPr>
          <w:p w14:paraId="1546BEE2"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User Removed</w:t>
            </w:r>
          </w:p>
        </w:tc>
        <w:tc>
          <w:tcPr>
            <w:tcW w:w="0" w:type="auto"/>
            <w:vAlign w:val="center"/>
            <w:hideMark/>
          </w:tcPr>
          <w:p w14:paraId="5615B0C1" w14:textId="77777777" w:rsidR="00D14CF8" w:rsidRP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Pass</w:t>
            </w:r>
          </w:p>
        </w:tc>
      </w:tr>
    </w:tbl>
    <w:p w14:paraId="162A15A0" w14:textId="77777777" w:rsidR="00D14CF8" w:rsidRPr="00D14CF8" w:rsidRDefault="00D14CF8"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14CF8">
        <w:rPr>
          <w:rFonts w:ascii="Times New Roman" w:eastAsia="Times New Roman" w:hAnsi="Times New Roman" w:cs="Times New Roman"/>
          <w:b/>
          <w:bCs/>
          <w:kern w:val="0"/>
          <w:sz w:val="28"/>
          <w:szCs w:val="28"/>
          <w:lang w:eastAsia="en-IN"/>
          <w14:ligatures w14:val="none"/>
        </w:rPr>
        <w:t>7.8 Test Results</w:t>
      </w:r>
    </w:p>
    <w:p w14:paraId="678C4682"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lastRenderedPageBreak/>
        <w:t>The testing process confirmed that all modules of the FITLIFE system function correctly and satisfy user requirements.</w:t>
      </w:r>
    </w:p>
    <w:p w14:paraId="0B79C996" w14:textId="77777777" w:rsidR="00D14CF8" w:rsidRPr="00D14CF8" w:rsidRDefault="00D14CF8"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Summary of Results</w:t>
      </w:r>
    </w:p>
    <w:p w14:paraId="5A374998" w14:textId="77777777" w:rsidR="00D14CF8" w:rsidRPr="00D14CF8" w:rsidRDefault="00D14CF8">
      <w:pPr>
        <w:numPr>
          <w:ilvl w:val="0"/>
          <w:numId w:val="6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Registration Module – Passed</w:t>
      </w:r>
    </w:p>
    <w:p w14:paraId="160F3EB6" w14:textId="77777777" w:rsidR="00D14CF8" w:rsidRPr="00D14CF8" w:rsidRDefault="00D14CF8">
      <w:pPr>
        <w:numPr>
          <w:ilvl w:val="0"/>
          <w:numId w:val="6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Login Module – Passed</w:t>
      </w:r>
    </w:p>
    <w:p w14:paraId="61E59492" w14:textId="77777777" w:rsidR="00D14CF8" w:rsidRPr="00D14CF8" w:rsidRDefault="00D14CF8">
      <w:pPr>
        <w:numPr>
          <w:ilvl w:val="0"/>
          <w:numId w:val="6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Workout Module – Passed</w:t>
      </w:r>
    </w:p>
    <w:p w14:paraId="3F8197AE" w14:textId="77777777" w:rsidR="00D14CF8" w:rsidRPr="00D14CF8" w:rsidRDefault="00D14CF8">
      <w:pPr>
        <w:numPr>
          <w:ilvl w:val="0"/>
          <w:numId w:val="6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BMI Calculator – Passed</w:t>
      </w:r>
    </w:p>
    <w:p w14:paraId="69A4C49A" w14:textId="77777777" w:rsidR="00D14CF8" w:rsidRPr="00D14CF8" w:rsidRDefault="00D14CF8">
      <w:pPr>
        <w:numPr>
          <w:ilvl w:val="0"/>
          <w:numId w:val="6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Water Tracker – Passed</w:t>
      </w:r>
    </w:p>
    <w:p w14:paraId="71173257" w14:textId="77777777" w:rsidR="00D14CF8" w:rsidRPr="00D14CF8" w:rsidRDefault="00D14CF8">
      <w:pPr>
        <w:numPr>
          <w:ilvl w:val="0"/>
          <w:numId w:val="6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Dashboard – Passed</w:t>
      </w:r>
    </w:p>
    <w:p w14:paraId="21F3311D" w14:textId="77777777" w:rsidR="00D14CF8" w:rsidRPr="00D14CF8" w:rsidRDefault="00D14CF8">
      <w:pPr>
        <w:numPr>
          <w:ilvl w:val="0"/>
          <w:numId w:val="6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Payment Module – Passed</w:t>
      </w:r>
    </w:p>
    <w:p w14:paraId="09AFE29B" w14:textId="77777777" w:rsidR="00D14CF8" w:rsidRPr="00D14CF8" w:rsidRDefault="00D14CF8">
      <w:pPr>
        <w:numPr>
          <w:ilvl w:val="0"/>
          <w:numId w:val="6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Admin Dashboard – Passed</w:t>
      </w:r>
    </w:p>
    <w:p w14:paraId="3B950935" w14:textId="77777777" w:rsidR="00D14CF8" w:rsidRPr="00D14CF8" w:rsidRDefault="00D14CF8">
      <w:pPr>
        <w:numPr>
          <w:ilvl w:val="0"/>
          <w:numId w:val="6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Firebase Integration – Passed</w:t>
      </w:r>
    </w:p>
    <w:p w14:paraId="5F8F193C" w14:textId="77777777" w:rsid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No critical issues were identified during testing.</w:t>
      </w:r>
    </w:p>
    <w:p w14:paraId="768B506A" w14:textId="77777777" w:rsid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5BBB17C2" w14:textId="77777777" w:rsid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009DA737" w14:textId="77777777" w:rsid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05FAAD09" w14:textId="77777777" w:rsid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3734035C" w14:textId="77777777" w:rsidR="00A46842" w:rsidRDefault="00A46842"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6A2524EA" w14:textId="77777777" w:rsidR="009441FA" w:rsidRDefault="009441FA"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1A100AD4" w14:textId="77777777" w:rsidR="009441FA" w:rsidRDefault="009441FA"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5CBFCF84" w14:textId="77777777" w:rsidR="009441FA" w:rsidRDefault="009441FA"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2E77B47D" w14:textId="77777777" w:rsidR="009441FA" w:rsidRDefault="009441FA"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49384FD7" w14:textId="77777777" w:rsidR="009441FA" w:rsidRDefault="009441FA"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7B04F28D" w14:textId="77777777" w:rsidR="009441FA" w:rsidRDefault="009441FA" w:rsidP="00F61D55">
      <w:pPr>
        <w:spacing w:before="100" w:beforeAutospacing="1" w:after="100" w:afterAutospacing="1" w:line="360" w:lineRule="auto"/>
        <w:jc w:val="both"/>
        <w:rPr>
          <w:rFonts w:ascii="Times New Roman" w:eastAsia="Times New Roman" w:hAnsi="Times New Roman" w:cs="Times New Roman"/>
          <w:b/>
          <w:bCs/>
          <w:kern w:val="0"/>
          <w:sz w:val="32"/>
          <w:szCs w:val="32"/>
          <w:lang w:eastAsia="en-IN"/>
          <w14:ligatures w14:val="none"/>
        </w:rPr>
      </w:pPr>
    </w:p>
    <w:p w14:paraId="4F5E98AC" w14:textId="0CFCE0D2" w:rsidR="00D14CF8" w:rsidRPr="00D14CF8" w:rsidRDefault="00D14CF8" w:rsidP="00F61D55">
      <w:pPr>
        <w:spacing w:before="100" w:beforeAutospacing="1" w:after="100" w:afterAutospacing="1" w:line="360" w:lineRule="auto"/>
        <w:jc w:val="center"/>
        <w:rPr>
          <w:rFonts w:ascii="Times New Roman" w:eastAsia="Times New Roman" w:hAnsi="Times New Roman" w:cs="Times New Roman"/>
          <w:b/>
          <w:bCs/>
          <w:kern w:val="0"/>
          <w:sz w:val="32"/>
          <w:szCs w:val="32"/>
          <w:lang w:eastAsia="en-IN"/>
          <w14:ligatures w14:val="none"/>
        </w:rPr>
      </w:pPr>
      <w:r w:rsidRPr="00D14CF8">
        <w:rPr>
          <w:rFonts w:ascii="Times New Roman" w:eastAsia="Times New Roman" w:hAnsi="Times New Roman" w:cs="Times New Roman"/>
          <w:b/>
          <w:bCs/>
          <w:kern w:val="0"/>
          <w:sz w:val="32"/>
          <w:szCs w:val="32"/>
          <w:lang w:eastAsia="en-IN"/>
          <w14:ligatures w14:val="none"/>
        </w:rPr>
        <w:lastRenderedPageBreak/>
        <w:t>CHAPTER 8</w:t>
      </w:r>
    </w:p>
    <w:p w14:paraId="7B13D540" w14:textId="77777777" w:rsidR="00D14CF8" w:rsidRPr="00D14CF8" w:rsidRDefault="00D14CF8" w:rsidP="00F61D55">
      <w:pPr>
        <w:spacing w:before="100" w:beforeAutospacing="1" w:after="100" w:afterAutospacing="1" w:line="360" w:lineRule="auto"/>
        <w:jc w:val="center"/>
        <w:rPr>
          <w:rFonts w:ascii="Times New Roman" w:eastAsia="Times New Roman" w:hAnsi="Times New Roman" w:cs="Times New Roman"/>
          <w:b/>
          <w:bCs/>
          <w:kern w:val="0"/>
          <w:sz w:val="32"/>
          <w:szCs w:val="32"/>
          <w:lang w:eastAsia="en-IN"/>
          <w14:ligatures w14:val="none"/>
        </w:rPr>
      </w:pPr>
      <w:r w:rsidRPr="00D14CF8">
        <w:rPr>
          <w:rFonts w:ascii="Times New Roman" w:eastAsia="Times New Roman" w:hAnsi="Times New Roman" w:cs="Times New Roman"/>
          <w:b/>
          <w:bCs/>
          <w:kern w:val="0"/>
          <w:sz w:val="32"/>
          <w:szCs w:val="32"/>
          <w:lang w:eastAsia="en-IN"/>
          <w14:ligatures w14:val="none"/>
        </w:rPr>
        <w:t>RESULTS AND DISCUSSION</w:t>
      </w:r>
    </w:p>
    <w:p w14:paraId="42E8DF20"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sidRPr="00D14CF8">
        <w:rPr>
          <w:rFonts w:ascii="Times New Roman" w:eastAsia="Times New Roman" w:hAnsi="Times New Roman" w:cs="Times New Roman"/>
          <w:b/>
          <w:bCs/>
          <w:kern w:val="0"/>
          <w:sz w:val="28"/>
          <w:szCs w:val="28"/>
          <w:lang w:eastAsia="en-IN"/>
          <w14:ligatures w14:val="none"/>
        </w:rPr>
        <w:t>8.1 Introduction</w:t>
      </w:r>
    </w:p>
    <w:p w14:paraId="7AC4B799"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This chapter presents the results obtained after the successful implementation and testing of the FITLIFE system. The purpose of this chapter is to evaluate system performance and determine whether the objectives identified during the planning phase have been achieved.</w:t>
      </w:r>
    </w:p>
    <w:p w14:paraId="67C454C7"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 xml:space="preserve">The system was developed using HTML5, CSS3, JavaScript, Firebase </w:t>
      </w:r>
      <w:proofErr w:type="spellStart"/>
      <w:r w:rsidRPr="00D14CF8">
        <w:rPr>
          <w:rFonts w:ascii="Times New Roman" w:eastAsia="Times New Roman" w:hAnsi="Times New Roman" w:cs="Times New Roman"/>
          <w:kern w:val="0"/>
          <w:sz w:val="24"/>
          <w:szCs w:val="24"/>
          <w:lang w:eastAsia="en-IN"/>
          <w14:ligatures w14:val="none"/>
        </w:rPr>
        <w:t>Firestore</w:t>
      </w:r>
      <w:proofErr w:type="spellEnd"/>
      <w:r w:rsidRPr="00D14CF8">
        <w:rPr>
          <w:rFonts w:ascii="Times New Roman" w:eastAsia="Times New Roman" w:hAnsi="Times New Roman" w:cs="Times New Roman"/>
          <w:kern w:val="0"/>
          <w:sz w:val="24"/>
          <w:szCs w:val="24"/>
          <w:lang w:eastAsia="en-IN"/>
          <w14:ligatures w14:val="none"/>
        </w:rPr>
        <w:t>, and GitHub Pages. All major modules were integrated successfully to provide a complete web-based fitness management platform.</w:t>
      </w:r>
    </w:p>
    <w:p w14:paraId="67EDC6E2"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sidRPr="00D14CF8">
        <w:rPr>
          <w:rFonts w:ascii="Times New Roman" w:eastAsia="Times New Roman" w:hAnsi="Times New Roman" w:cs="Times New Roman"/>
          <w:b/>
          <w:bCs/>
          <w:kern w:val="0"/>
          <w:sz w:val="28"/>
          <w:szCs w:val="28"/>
          <w:lang w:eastAsia="en-IN"/>
          <w14:ligatures w14:val="none"/>
        </w:rPr>
        <w:t>8.2 Results Obtained</w:t>
      </w:r>
    </w:p>
    <w:p w14:paraId="27F3A98A"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The implementation and testing of FITLIFE produced satisfactory results. All major functionalities operated according to the specified requirements.</w:t>
      </w:r>
    </w:p>
    <w:p w14:paraId="49BBDA04"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User Registration</w:t>
      </w:r>
    </w:p>
    <w:p w14:paraId="46A79ED9"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 xml:space="preserve">The registration module successfully stores user information in Firebase </w:t>
      </w:r>
      <w:proofErr w:type="spellStart"/>
      <w:r w:rsidRPr="00D14CF8">
        <w:rPr>
          <w:rFonts w:ascii="Times New Roman" w:eastAsia="Times New Roman" w:hAnsi="Times New Roman" w:cs="Times New Roman"/>
          <w:kern w:val="0"/>
          <w:sz w:val="24"/>
          <w:szCs w:val="24"/>
          <w:lang w:eastAsia="en-IN"/>
          <w14:ligatures w14:val="none"/>
        </w:rPr>
        <w:t>Firestore</w:t>
      </w:r>
      <w:proofErr w:type="spellEnd"/>
      <w:r w:rsidRPr="00D14CF8">
        <w:rPr>
          <w:rFonts w:ascii="Times New Roman" w:eastAsia="Times New Roman" w:hAnsi="Times New Roman" w:cs="Times New Roman"/>
          <w:kern w:val="0"/>
          <w:sz w:val="24"/>
          <w:szCs w:val="24"/>
          <w:lang w:eastAsia="en-IN"/>
          <w14:ligatures w14:val="none"/>
        </w:rPr>
        <w:t xml:space="preserve"> and creates user profiles for accessing system features.</w:t>
      </w:r>
    </w:p>
    <w:p w14:paraId="2785CB0B"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Workout Plan Management</w:t>
      </w:r>
    </w:p>
    <w:p w14:paraId="52CB212A"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Users can access fitness plans according to their selected subscription level. The system provides structured workout guidance and organized exercise categories.</w:t>
      </w:r>
    </w:p>
    <w:p w14:paraId="55C41CA0"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BMI Calculation</w:t>
      </w:r>
    </w:p>
    <w:p w14:paraId="5F8B1431"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The BMI Calculator accurately calculates Body Mass Index using user-provided height and weight values and displays the corresponding fitness category.</w:t>
      </w:r>
    </w:p>
    <w:p w14:paraId="7592957B"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Water Intake Tracking</w:t>
      </w:r>
    </w:p>
    <w:p w14:paraId="137D8F4A"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lastRenderedPageBreak/>
        <w:t>The Water Intake Tracker records daily water consumption and helps users monitor hydration levels effectively.</w:t>
      </w:r>
    </w:p>
    <w:p w14:paraId="52EECA3F"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Payment Verification</w:t>
      </w:r>
    </w:p>
    <w:p w14:paraId="2DD1ADDA"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The payment verification module successfully stores transaction details and supports subscription activation through administrative approval.</w:t>
      </w:r>
    </w:p>
    <w:p w14:paraId="60074B4D"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Dashboard Management</w:t>
      </w:r>
    </w:p>
    <w:p w14:paraId="12E0B147"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The dashboard displays fitness information such as active plans, workout progress, hydration records, and user profile details in a centralized interface.</w:t>
      </w:r>
    </w:p>
    <w:p w14:paraId="50FD9E46"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Firebase Database Integration</w:t>
      </w:r>
    </w:p>
    <w:p w14:paraId="2CADC716"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 xml:space="preserve">Firebase </w:t>
      </w:r>
      <w:proofErr w:type="spellStart"/>
      <w:r w:rsidRPr="00D14CF8">
        <w:rPr>
          <w:rFonts w:ascii="Times New Roman" w:eastAsia="Times New Roman" w:hAnsi="Times New Roman" w:cs="Times New Roman"/>
          <w:kern w:val="0"/>
          <w:sz w:val="24"/>
          <w:szCs w:val="24"/>
          <w:lang w:eastAsia="en-IN"/>
          <w14:ligatures w14:val="none"/>
        </w:rPr>
        <w:t>Firestore</w:t>
      </w:r>
      <w:proofErr w:type="spellEnd"/>
      <w:r w:rsidRPr="00D14CF8">
        <w:rPr>
          <w:rFonts w:ascii="Times New Roman" w:eastAsia="Times New Roman" w:hAnsi="Times New Roman" w:cs="Times New Roman"/>
          <w:kern w:val="0"/>
          <w:sz w:val="24"/>
          <w:szCs w:val="24"/>
          <w:lang w:eastAsia="en-IN"/>
          <w14:ligatures w14:val="none"/>
        </w:rPr>
        <w:t xml:space="preserve"> successfully stores and retrieves user records, ensuring data persistence and secure cloud-based storage.</w:t>
      </w:r>
    </w:p>
    <w:p w14:paraId="2C7D48BA"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sidRPr="00D14CF8">
        <w:rPr>
          <w:rFonts w:ascii="Times New Roman" w:eastAsia="Times New Roman" w:hAnsi="Times New Roman" w:cs="Times New Roman"/>
          <w:b/>
          <w:bCs/>
          <w:kern w:val="0"/>
          <w:sz w:val="28"/>
          <w:szCs w:val="28"/>
          <w:lang w:eastAsia="en-IN"/>
          <w14:ligatures w14:val="none"/>
        </w:rPr>
        <w:t>8.3 Discussion of Results</w:t>
      </w:r>
    </w:p>
    <w:p w14:paraId="5D5BE082"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 xml:space="preserve">The results indicate that the FITLIFE system successfully </w:t>
      </w:r>
      <w:proofErr w:type="spellStart"/>
      <w:r w:rsidRPr="00D14CF8">
        <w:rPr>
          <w:rFonts w:ascii="Times New Roman" w:eastAsia="Times New Roman" w:hAnsi="Times New Roman" w:cs="Times New Roman"/>
          <w:kern w:val="0"/>
          <w:sz w:val="24"/>
          <w:szCs w:val="24"/>
          <w:lang w:eastAsia="en-IN"/>
          <w14:ligatures w14:val="none"/>
        </w:rPr>
        <w:t>fulfills</w:t>
      </w:r>
      <w:proofErr w:type="spellEnd"/>
      <w:r w:rsidRPr="00D14CF8">
        <w:rPr>
          <w:rFonts w:ascii="Times New Roman" w:eastAsia="Times New Roman" w:hAnsi="Times New Roman" w:cs="Times New Roman"/>
          <w:kern w:val="0"/>
          <w:sz w:val="24"/>
          <w:szCs w:val="24"/>
          <w:lang w:eastAsia="en-IN"/>
          <w14:ligatures w14:val="none"/>
        </w:rPr>
        <w:t xml:space="preserve"> the objectives established during project planning.</w:t>
      </w:r>
    </w:p>
    <w:p w14:paraId="28C0CC5F"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Major Achievements</w:t>
      </w:r>
    </w:p>
    <w:p w14:paraId="076D16A2" w14:textId="77777777" w:rsidR="00D14CF8" w:rsidRPr="00D14CF8" w:rsidRDefault="00D14CF8">
      <w:pPr>
        <w:numPr>
          <w:ilvl w:val="0"/>
          <w:numId w:val="6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Successful implementation of a web-based fitness management platform.</w:t>
      </w:r>
    </w:p>
    <w:p w14:paraId="7F09E837" w14:textId="77777777" w:rsidR="00D14CF8" w:rsidRPr="00D14CF8" w:rsidRDefault="00D14CF8">
      <w:pPr>
        <w:numPr>
          <w:ilvl w:val="0"/>
          <w:numId w:val="6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 xml:space="preserve">Secure cloud-based storage using Firebase </w:t>
      </w:r>
      <w:proofErr w:type="spellStart"/>
      <w:r w:rsidRPr="00D14CF8">
        <w:rPr>
          <w:rFonts w:ascii="Times New Roman" w:eastAsia="Times New Roman" w:hAnsi="Times New Roman" w:cs="Times New Roman"/>
          <w:kern w:val="0"/>
          <w:sz w:val="24"/>
          <w:szCs w:val="24"/>
          <w:lang w:eastAsia="en-IN"/>
          <w14:ligatures w14:val="none"/>
        </w:rPr>
        <w:t>Firestore</w:t>
      </w:r>
      <w:proofErr w:type="spellEnd"/>
      <w:r w:rsidRPr="00D14CF8">
        <w:rPr>
          <w:rFonts w:ascii="Times New Roman" w:eastAsia="Times New Roman" w:hAnsi="Times New Roman" w:cs="Times New Roman"/>
          <w:kern w:val="0"/>
          <w:sz w:val="24"/>
          <w:szCs w:val="24"/>
          <w:lang w:eastAsia="en-IN"/>
          <w14:ligatures w14:val="none"/>
        </w:rPr>
        <w:t>.</w:t>
      </w:r>
    </w:p>
    <w:p w14:paraId="3A1E7BFE" w14:textId="77777777" w:rsidR="00D14CF8" w:rsidRPr="00D14CF8" w:rsidRDefault="00D14CF8">
      <w:pPr>
        <w:numPr>
          <w:ilvl w:val="0"/>
          <w:numId w:val="6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Effective workout plan management.</w:t>
      </w:r>
    </w:p>
    <w:p w14:paraId="3E879C69" w14:textId="77777777" w:rsidR="00D14CF8" w:rsidRPr="00D14CF8" w:rsidRDefault="00D14CF8">
      <w:pPr>
        <w:numPr>
          <w:ilvl w:val="0"/>
          <w:numId w:val="6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Accurate BMI calculation.</w:t>
      </w:r>
    </w:p>
    <w:p w14:paraId="73883984" w14:textId="77777777" w:rsidR="00D14CF8" w:rsidRPr="00D14CF8" w:rsidRDefault="00D14CF8">
      <w:pPr>
        <w:numPr>
          <w:ilvl w:val="0"/>
          <w:numId w:val="6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Efficient hydration tracking.</w:t>
      </w:r>
    </w:p>
    <w:p w14:paraId="4C1360D5" w14:textId="77777777" w:rsidR="00D14CF8" w:rsidRPr="00D14CF8" w:rsidRDefault="00D14CF8">
      <w:pPr>
        <w:numPr>
          <w:ilvl w:val="0"/>
          <w:numId w:val="6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Reliable payment verification process.</w:t>
      </w:r>
    </w:p>
    <w:p w14:paraId="1E76AA2A" w14:textId="77777777" w:rsidR="00D14CF8" w:rsidRPr="00D14CF8" w:rsidRDefault="00D14CF8">
      <w:pPr>
        <w:numPr>
          <w:ilvl w:val="0"/>
          <w:numId w:val="6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Centralized administrative management.</w:t>
      </w:r>
    </w:p>
    <w:p w14:paraId="496ADE7B" w14:textId="77777777" w:rsidR="00D14CF8" w:rsidRPr="00D14CF8" w:rsidRDefault="00D14CF8">
      <w:pPr>
        <w:numPr>
          <w:ilvl w:val="0"/>
          <w:numId w:val="6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Responsive and user-friendly interface.</w:t>
      </w:r>
    </w:p>
    <w:p w14:paraId="23E5EAA1"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Performance Observations</w:t>
      </w:r>
    </w:p>
    <w:p w14:paraId="4666E314"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The system demonstrated the following performance characteristics:</w:t>
      </w:r>
    </w:p>
    <w:p w14:paraId="74223FC4" w14:textId="77777777" w:rsidR="00D14CF8" w:rsidRPr="00D14CF8" w:rsidRDefault="00D14CF8">
      <w:pPr>
        <w:numPr>
          <w:ilvl w:val="0"/>
          <w:numId w:val="6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lastRenderedPageBreak/>
        <w:t>Fast page loading and response time.</w:t>
      </w:r>
    </w:p>
    <w:p w14:paraId="60F549AC" w14:textId="77777777" w:rsidR="00D14CF8" w:rsidRPr="00D14CF8" w:rsidRDefault="00D14CF8">
      <w:pPr>
        <w:numPr>
          <w:ilvl w:val="0"/>
          <w:numId w:val="6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Reliable database connectivity.</w:t>
      </w:r>
    </w:p>
    <w:p w14:paraId="3D1834E9" w14:textId="77777777" w:rsidR="00D14CF8" w:rsidRPr="00D14CF8" w:rsidRDefault="00D14CF8">
      <w:pPr>
        <w:numPr>
          <w:ilvl w:val="0"/>
          <w:numId w:val="6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Smooth navigation across modules.</w:t>
      </w:r>
    </w:p>
    <w:p w14:paraId="64B297EC" w14:textId="77777777" w:rsidR="00D14CF8" w:rsidRPr="00D14CF8" w:rsidRDefault="00D14CF8">
      <w:pPr>
        <w:numPr>
          <w:ilvl w:val="0"/>
          <w:numId w:val="6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Effective retrieval of stored user information.</w:t>
      </w:r>
    </w:p>
    <w:p w14:paraId="327B2B4D" w14:textId="77777777" w:rsidR="00D14CF8" w:rsidRPr="00D14CF8" w:rsidRDefault="00D14CF8">
      <w:pPr>
        <w:numPr>
          <w:ilvl w:val="0"/>
          <w:numId w:val="6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Cross-device accessibility through web browsers.</w:t>
      </w:r>
    </w:p>
    <w:p w14:paraId="3A38F866"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User Benefits</w:t>
      </w:r>
    </w:p>
    <w:p w14:paraId="369E2936"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The system provides several advantages to users:</w:t>
      </w:r>
    </w:p>
    <w:p w14:paraId="6C9FD362" w14:textId="77777777" w:rsidR="00D14CF8" w:rsidRPr="00D14CF8" w:rsidRDefault="00D14CF8">
      <w:pPr>
        <w:numPr>
          <w:ilvl w:val="0"/>
          <w:numId w:val="6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 xml:space="preserve">Easy access to </w:t>
      </w:r>
      <w:proofErr w:type="spellStart"/>
      <w:r w:rsidRPr="00D14CF8">
        <w:rPr>
          <w:rFonts w:ascii="Times New Roman" w:eastAsia="Times New Roman" w:hAnsi="Times New Roman" w:cs="Times New Roman"/>
          <w:kern w:val="0"/>
          <w:sz w:val="24"/>
          <w:szCs w:val="24"/>
          <w:lang w:eastAsia="en-IN"/>
          <w14:ligatures w14:val="none"/>
        </w:rPr>
        <w:t>workout</w:t>
      </w:r>
      <w:proofErr w:type="spellEnd"/>
      <w:r w:rsidRPr="00D14CF8">
        <w:rPr>
          <w:rFonts w:ascii="Times New Roman" w:eastAsia="Times New Roman" w:hAnsi="Times New Roman" w:cs="Times New Roman"/>
          <w:kern w:val="0"/>
          <w:sz w:val="24"/>
          <w:szCs w:val="24"/>
          <w:lang w:eastAsia="en-IN"/>
          <w14:ligatures w14:val="none"/>
        </w:rPr>
        <w:t xml:space="preserve"> plans.</w:t>
      </w:r>
    </w:p>
    <w:p w14:paraId="4A7D3D7A" w14:textId="77777777" w:rsidR="00D14CF8" w:rsidRPr="00D14CF8" w:rsidRDefault="00D14CF8">
      <w:pPr>
        <w:numPr>
          <w:ilvl w:val="0"/>
          <w:numId w:val="6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Health monitoring through BMI calculation.</w:t>
      </w:r>
    </w:p>
    <w:p w14:paraId="41AC5A4C" w14:textId="77777777" w:rsidR="00D14CF8" w:rsidRPr="00D14CF8" w:rsidRDefault="00D14CF8">
      <w:pPr>
        <w:numPr>
          <w:ilvl w:val="0"/>
          <w:numId w:val="6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Hydration tracking.</w:t>
      </w:r>
    </w:p>
    <w:p w14:paraId="0C10DB72" w14:textId="77777777" w:rsidR="00D14CF8" w:rsidRPr="00D14CF8" w:rsidRDefault="00D14CF8">
      <w:pPr>
        <w:numPr>
          <w:ilvl w:val="0"/>
          <w:numId w:val="6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Secure storage of personal fitness records.</w:t>
      </w:r>
    </w:p>
    <w:p w14:paraId="7DBF62FA" w14:textId="77777777" w:rsidR="00D14CF8" w:rsidRPr="00D14CF8" w:rsidRDefault="00D14CF8">
      <w:pPr>
        <w:numPr>
          <w:ilvl w:val="0"/>
          <w:numId w:val="6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Continuous progress tracking.</w:t>
      </w:r>
    </w:p>
    <w:p w14:paraId="3245045C"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Administrative Benefits</w:t>
      </w:r>
    </w:p>
    <w:p w14:paraId="1CC51ADC"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The Admin Dashboard simplifies platform management by providing tools for:</w:t>
      </w:r>
    </w:p>
    <w:p w14:paraId="50A430CE" w14:textId="77777777" w:rsidR="00D14CF8" w:rsidRPr="00D14CF8" w:rsidRDefault="00D14CF8">
      <w:pPr>
        <w:numPr>
          <w:ilvl w:val="0"/>
          <w:numId w:val="7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User monitoring</w:t>
      </w:r>
    </w:p>
    <w:p w14:paraId="45F1223B" w14:textId="77777777" w:rsidR="00D14CF8" w:rsidRPr="00D14CF8" w:rsidRDefault="00D14CF8">
      <w:pPr>
        <w:numPr>
          <w:ilvl w:val="0"/>
          <w:numId w:val="7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Subscription management</w:t>
      </w:r>
    </w:p>
    <w:p w14:paraId="4EBB11A4" w14:textId="77777777" w:rsidR="00D14CF8" w:rsidRPr="00D14CF8" w:rsidRDefault="00D14CF8">
      <w:pPr>
        <w:numPr>
          <w:ilvl w:val="0"/>
          <w:numId w:val="7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Payment verification</w:t>
      </w:r>
    </w:p>
    <w:p w14:paraId="79A0A31B" w14:textId="77777777" w:rsidR="00D14CF8" w:rsidRPr="00D14CF8" w:rsidRDefault="00D14CF8">
      <w:pPr>
        <w:numPr>
          <w:ilvl w:val="0"/>
          <w:numId w:val="7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Record maintenance</w:t>
      </w:r>
    </w:p>
    <w:p w14:paraId="196D0826" w14:textId="793B0D5F" w:rsidR="00D14CF8" w:rsidRDefault="00D14CF8" w:rsidP="009441FA">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Overall, the integration of multiple fitness management features into a single platform improves convenience and reduces dependence on multiple applications.</w:t>
      </w:r>
    </w:p>
    <w:p w14:paraId="62B5D180" w14:textId="77777777" w:rsidR="00A46842" w:rsidRDefault="00A46842" w:rsidP="00F61D55">
      <w:pPr>
        <w:spacing w:after="0" w:line="360" w:lineRule="auto"/>
        <w:jc w:val="both"/>
        <w:rPr>
          <w:rFonts w:ascii="Times New Roman" w:eastAsia="Times New Roman" w:hAnsi="Times New Roman" w:cs="Times New Roman"/>
          <w:kern w:val="0"/>
          <w:sz w:val="24"/>
          <w:szCs w:val="24"/>
          <w:lang w:eastAsia="en-IN"/>
          <w14:ligatures w14:val="none"/>
        </w:rPr>
      </w:pPr>
    </w:p>
    <w:p w14:paraId="2E3A2B95" w14:textId="77777777" w:rsidR="009441FA" w:rsidRDefault="009441FA" w:rsidP="00F61D55">
      <w:pPr>
        <w:spacing w:after="0" w:line="360" w:lineRule="auto"/>
        <w:jc w:val="both"/>
        <w:rPr>
          <w:rFonts w:ascii="Times New Roman" w:eastAsia="Times New Roman" w:hAnsi="Times New Roman" w:cs="Times New Roman"/>
          <w:kern w:val="0"/>
          <w:sz w:val="24"/>
          <w:szCs w:val="24"/>
          <w:lang w:eastAsia="en-IN"/>
          <w14:ligatures w14:val="none"/>
        </w:rPr>
      </w:pPr>
    </w:p>
    <w:p w14:paraId="0273D35F" w14:textId="77777777" w:rsidR="009441FA" w:rsidRDefault="009441FA" w:rsidP="00F61D55">
      <w:pPr>
        <w:spacing w:after="0" w:line="360" w:lineRule="auto"/>
        <w:jc w:val="both"/>
        <w:rPr>
          <w:rFonts w:ascii="Times New Roman" w:eastAsia="Times New Roman" w:hAnsi="Times New Roman" w:cs="Times New Roman"/>
          <w:kern w:val="0"/>
          <w:sz w:val="24"/>
          <w:szCs w:val="24"/>
          <w:lang w:eastAsia="en-IN"/>
          <w14:ligatures w14:val="none"/>
        </w:rPr>
      </w:pPr>
    </w:p>
    <w:p w14:paraId="3EB10E26" w14:textId="77777777" w:rsidR="009441FA" w:rsidRDefault="009441FA" w:rsidP="00F61D55">
      <w:pPr>
        <w:spacing w:after="0" w:line="360" w:lineRule="auto"/>
        <w:jc w:val="both"/>
        <w:rPr>
          <w:rFonts w:ascii="Times New Roman" w:eastAsia="Times New Roman" w:hAnsi="Times New Roman" w:cs="Times New Roman"/>
          <w:kern w:val="0"/>
          <w:sz w:val="24"/>
          <w:szCs w:val="24"/>
          <w:lang w:eastAsia="en-IN"/>
          <w14:ligatures w14:val="none"/>
        </w:rPr>
      </w:pPr>
    </w:p>
    <w:p w14:paraId="61A7075F" w14:textId="77777777" w:rsidR="009441FA" w:rsidRDefault="009441FA" w:rsidP="00F61D55">
      <w:pPr>
        <w:spacing w:after="0" w:line="360" w:lineRule="auto"/>
        <w:jc w:val="both"/>
        <w:rPr>
          <w:rFonts w:ascii="Times New Roman" w:eastAsia="Times New Roman" w:hAnsi="Times New Roman" w:cs="Times New Roman"/>
          <w:kern w:val="0"/>
          <w:sz w:val="24"/>
          <w:szCs w:val="24"/>
          <w:lang w:eastAsia="en-IN"/>
          <w14:ligatures w14:val="none"/>
        </w:rPr>
      </w:pPr>
    </w:p>
    <w:p w14:paraId="2E74100C" w14:textId="77777777" w:rsidR="009441FA" w:rsidRDefault="009441FA" w:rsidP="00F61D55">
      <w:pPr>
        <w:spacing w:after="0" w:line="360" w:lineRule="auto"/>
        <w:jc w:val="both"/>
        <w:rPr>
          <w:rFonts w:ascii="Times New Roman" w:eastAsia="Times New Roman" w:hAnsi="Times New Roman" w:cs="Times New Roman"/>
          <w:kern w:val="0"/>
          <w:sz w:val="24"/>
          <w:szCs w:val="24"/>
          <w:lang w:eastAsia="en-IN"/>
          <w14:ligatures w14:val="none"/>
        </w:rPr>
      </w:pPr>
    </w:p>
    <w:p w14:paraId="6D2A9FDD" w14:textId="77777777" w:rsidR="009441FA" w:rsidRDefault="009441FA" w:rsidP="00F61D55">
      <w:pPr>
        <w:spacing w:after="0" w:line="360" w:lineRule="auto"/>
        <w:jc w:val="both"/>
        <w:rPr>
          <w:rFonts w:ascii="Times New Roman" w:eastAsia="Times New Roman" w:hAnsi="Times New Roman" w:cs="Times New Roman"/>
          <w:kern w:val="0"/>
          <w:sz w:val="24"/>
          <w:szCs w:val="24"/>
          <w:lang w:eastAsia="en-IN"/>
          <w14:ligatures w14:val="none"/>
        </w:rPr>
      </w:pPr>
    </w:p>
    <w:p w14:paraId="47718207" w14:textId="77777777" w:rsidR="00D14CF8" w:rsidRPr="00D14CF8" w:rsidRDefault="00D14CF8" w:rsidP="00F61D55">
      <w:pPr>
        <w:spacing w:before="100" w:beforeAutospacing="1" w:after="100" w:afterAutospacing="1" w:line="360" w:lineRule="auto"/>
        <w:jc w:val="center"/>
        <w:outlineLvl w:val="0"/>
        <w:rPr>
          <w:rFonts w:ascii="Times New Roman" w:eastAsia="Times New Roman" w:hAnsi="Times New Roman" w:cs="Times New Roman"/>
          <w:b/>
          <w:bCs/>
          <w:kern w:val="36"/>
          <w:sz w:val="32"/>
          <w:szCs w:val="32"/>
          <w:lang w:eastAsia="en-IN"/>
          <w14:ligatures w14:val="none"/>
        </w:rPr>
      </w:pPr>
      <w:bookmarkStart w:id="57" w:name="_Toc231838957"/>
      <w:r w:rsidRPr="00D14CF8">
        <w:rPr>
          <w:rFonts w:ascii="Times New Roman" w:eastAsia="Times New Roman" w:hAnsi="Times New Roman" w:cs="Times New Roman"/>
          <w:b/>
          <w:bCs/>
          <w:kern w:val="36"/>
          <w:sz w:val="32"/>
          <w:szCs w:val="32"/>
          <w:lang w:eastAsia="en-IN"/>
          <w14:ligatures w14:val="none"/>
        </w:rPr>
        <w:lastRenderedPageBreak/>
        <w:t>CHAPTER 9</w:t>
      </w:r>
      <w:bookmarkEnd w:id="57"/>
    </w:p>
    <w:p w14:paraId="6896246D" w14:textId="77777777" w:rsidR="00D14CF8" w:rsidRPr="00D14CF8" w:rsidRDefault="00D14CF8" w:rsidP="00F61D55">
      <w:pPr>
        <w:spacing w:before="100" w:beforeAutospacing="1" w:after="100" w:afterAutospacing="1" w:line="360" w:lineRule="auto"/>
        <w:jc w:val="center"/>
        <w:outlineLvl w:val="0"/>
        <w:rPr>
          <w:rFonts w:ascii="Times New Roman" w:eastAsia="Times New Roman" w:hAnsi="Times New Roman" w:cs="Times New Roman"/>
          <w:b/>
          <w:bCs/>
          <w:kern w:val="36"/>
          <w:sz w:val="32"/>
          <w:szCs w:val="32"/>
          <w:lang w:eastAsia="en-IN"/>
          <w14:ligatures w14:val="none"/>
        </w:rPr>
      </w:pPr>
      <w:bookmarkStart w:id="58" w:name="_Toc231838958"/>
      <w:r w:rsidRPr="00D14CF8">
        <w:rPr>
          <w:rFonts w:ascii="Times New Roman" w:eastAsia="Times New Roman" w:hAnsi="Times New Roman" w:cs="Times New Roman"/>
          <w:b/>
          <w:bCs/>
          <w:kern w:val="36"/>
          <w:sz w:val="32"/>
          <w:szCs w:val="32"/>
          <w:lang w:eastAsia="en-IN"/>
          <w14:ligatures w14:val="none"/>
        </w:rPr>
        <w:t>CONCLUSION AND FUTURE SCOPE</w:t>
      </w:r>
      <w:bookmarkEnd w:id="58"/>
    </w:p>
    <w:p w14:paraId="63005A4A" w14:textId="77777777" w:rsidR="00D14CF8" w:rsidRPr="00D14CF8" w:rsidRDefault="00D14CF8"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14CF8">
        <w:rPr>
          <w:rFonts w:ascii="Times New Roman" w:eastAsia="Times New Roman" w:hAnsi="Times New Roman" w:cs="Times New Roman"/>
          <w:b/>
          <w:bCs/>
          <w:kern w:val="0"/>
          <w:sz w:val="28"/>
          <w:szCs w:val="28"/>
          <w:lang w:eastAsia="en-IN"/>
          <w14:ligatures w14:val="none"/>
        </w:rPr>
        <w:t>9.1 Introduction</w:t>
      </w:r>
    </w:p>
    <w:p w14:paraId="1F94A9EB"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This chapter summarizes the overall achievements and outcomes of the FITLIFE: A Web-Based Health and Workout System. It highlights how the project successfully addressed the identified problems and achieved its objectives. The chapter also discusses possible future enhancements that can further improve the system.</w:t>
      </w:r>
    </w:p>
    <w:p w14:paraId="3D199AA2" w14:textId="77777777" w:rsidR="00D14CF8" w:rsidRPr="00D14CF8" w:rsidRDefault="00D14CF8"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14CF8">
        <w:rPr>
          <w:rFonts w:ascii="Times New Roman" w:eastAsia="Times New Roman" w:hAnsi="Times New Roman" w:cs="Times New Roman"/>
          <w:b/>
          <w:bCs/>
          <w:kern w:val="0"/>
          <w:sz w:val="28"/>
          <w:szCs w:val="28"/>
          <w:lang w:eastAsia="en-IN"/>
          <w14:ligatures w14:val="none"/>
        </w:rPr>
        <w:t>9.2 Conclusion</w:t>
      </w:r>
    </w:p>
    <w:p w14:paraId="1A4E04AE"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FITLIFE was developed as a centralized web-based platform for fitness management and health monitoring. The system successfully integrates workout planning, progress tracking, BMI calculation, water intake monitoring, payment verification, and administrative management within a single application.</w:t>
      </w:r>
    </w:p>
    <w:p w14:paraId="3E165A28"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 xml:space="preserve">The project demonstrates the effective use of modern web technologies such as HTML5, CSS3, JavaScript, Firebase </w:t>
      </w:r>
      <w:proofErr w:type="spellStart"/>
      <w:r w:rsidRPr="00D14CF8">
        <w:rPr>
          <w:rFonts w:ascii="Times New Roman" w:eastAsia="Times New Roman" w:hAnsi="Times New Roman" w:cs="Times New Roman"/>
          <w:kern w:val="0"/>
          <w:sz w:val="24"/>
          <w:szCs w:val="24"/>
          <w:lang w:eastAsia="en-IN"/>
          <w14:ligatures w14:val="none"/>
        </w:rPr>
        <w:t>Firestore</w:t>
      </w:r>
      <w:proofErr w:type="spellEnd"/>
      <w:r w:rsidRPr="00D14CF8">
        <w:rPr>
          <w:rFonts w:ascii="Times New Roman" w:eastAsia="Times New Roman" w:hAnsi="Times New Roman" w:cs="Times New Roman"/>
          <w:kern w:val="0"/>
          <w:sz w:val="24"/>
          <w:szCs w:val="24"/>
          <w:lang w:eastAsia="en-IN"/>
          <w14:ligatures w14:val="none"/>
        </w:rPr>
        <w:t>, and GitHub Pages to develop a responsive and scalable solution. The cloud-based architecture ensures secure storage of user information and supports continuous access to fitness records.</w:t>
      </w:r>
    </w:p>
    <w:p w14:paraId="7A8D8D4A"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The implementation and testing phases confirmed that all major modules operate successfully and meet the requirements identified during analysis and design. The system provides users with an efficient platform for managing fitness activities while offering administrators the necessary tools for user and subscription management.</w:t>
      </w:r>
    </w:p>
    <w:p w14:paraId="23724B24"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Overall, FITLIFE achieves its objective of providing an accessible, reliable, and user-friendly fitness management solution.</w:t>
      </w:r>
    </w:p>
    <w:p w14:paraId="4FFB3F3C" w14:textId="77777777" w:rsidR="00D14CF8" w:rsidRPr="00D14CF8" w:rsidRDefault="00D14CF8"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14CF8">
        <w:rPr>
          <w:rFonts w:ascii="Times New Roman" w:eastAsia="Times New Roman" w:hAnsi="Times New Roman" w:cs="Times New Roman"/>
          <w:b/>
          <w:bCs/>
          <w:kern w:val="0"/>
          <w:sz w:val="28"/>
          <w:szCs w:val="28"/>
          <w:lang w:eastAsia="en-IN"/>
          <w14:ligatures w14:val="none"/>
        </w:rPr>
        <w:t>9.3 Project Achievements</w:t>
      </w:r>
    </w:p>
    <w:p w14:paraId="74B5B889"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The major achievements of the project are:</w:t>
      </w:r>
    </w:p>
    <w:p w14:paraId="7A755481" w14:textId="77777777" w:rsidR="00D14CF8" w:rsidRPr="00D14CF8" w:rsidRDefault="00D14CF8">
      <w:pPr>
        <w:numPr>
          <w:ilvl w:val="0"/>
          <w:numId w:val="7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Development of a complete web-based fitness management system.</w:t>
      </w:r>
    </w:p>
    <w:p w14:paraId="0237D912" w14:textId="77777777" w:rsidR="00D14CF8" w:rsidRPr="00D14CF8" w:rsidRDefault="00D14CF8">
      <w:pPr>
        <w:numPr>
          <w:ilvl w:val="0"/>
          <w:numId w:val="7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lastRenderedPageBreak/>
        <w:t xml:space="preserve">Integration of Firebase </w:t>
      </w:r>
      <w:proofErr w:type="spellStart"/>
      <w:r w:rsidRPr="00D14CF8">
        <w:rPr>
          <w:rFonts w:ascii="Times New Roman" w:eastAsia="Times New Roman" w:hAnsi="Times New Roman" w:cs="Times New Roman"/>
          <w:kern w:val="0"/>
          <w:sz w:val="24"/>
          <w:szCs w:val="24"/>
          <w:lang w:eastAsia="en-IN"/>
          <w14:ligatures w14:val="none"/>
        </w:rPr>
        <w:t>Firestore</w:t>
      </w:r>
      <w:proofErr w:type="spellEnd"/>
      <w:r w:rsidRPr="00D14CF8">
        <w:rPr>
          <w:rFonts w:ascii="Times New Roman" w:eastAsia="Times New Roman" w:hAnsi="Times New Roman" w:cs="Times New Roman"/>
          <w:kern w:val="0"/>
          <w:sz w:val="24"/>
          <w:szCs w:val="24"/>
          <w:lang w:eastAsia="en-IN"/>
          <w14:ligatures w14:val="none"/>
        </w:rPr>
        <w:t xml:space="preserve"> cloud database.</w:t>
      </w:r>
    </w:p>
    <w:p w14:paraId="338F32EC" w14:textId="77777777" w:rsidR="00D14CF8" w:rsidRPr="00D14CF8" w:rsidRDefault="00D14CF8">
      <w:pPr>
        <w:numPr>
          <w:ilvl w:val="0"/>
          <w:numId w:val="7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Implementation of workout plan management.</w:t>
      </w:r>
    </w:p>
    <w:p w14:paraId="17A16819" w14:textId="77777777" w:rsidR="00D14CF8" w:rsidRPr="00D14CF8" w:rsidRDefault="00D14CF8">
      <w:pPr>
        <w:numPr>
          <w:ilvl w:val="0"/>
          <w:numId w:val="7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Development of user registration and profile management features.</w:t>
      </w:r>
    </w:p>
    <w:p w14:paraId="262341D4" w14:textId="77777777" w:rsidR="00D14CF8" w:rsidRPr="00D14CF8" w:rsidRDefault="00D14CF8">
      <w:pPr>
        <w:numPr>
          <w:ilvl w:val="0"/>
          <w:numId w:val="7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Implementation of workout progress tracking.</w:t>
      </w:r>
    </w:p>
    <w:p w14:paraId="31A12514" w14:textId="77777777" w:rsidR="00D14CF8" w:rsidRPr="00D14CF8" w:rsidRDefault="00D14CF8">
      <w:pPr>
        <w:numPr>
          <w:ilvl w:val="0"/>
          <w:numId w:val="7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Creation of a BMI Calculator module.</w:t>
      </w:r>
    </w:p>
    <w:p w14:paraId="0E18398D" w14:textId="77777777" w:rsidR="00D14CF8" w:rsidRPr="00D14CF8" w:rsidRDefault="00D14CF8">
      <w:pPr>
        <w:numPr>
          <w:ilvl w:val="0"/>
          <w:numId w:val="7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Creation of a Water Intake Tracker module.</w:t>
      </w:r>
    </w:p>
    <w:p w14:paraId="52647C10" w14:textId="77777777" w:rsidR="00D14CF8" w:rsidRPr="00D14CF8" w:rsidRDefault="00D14CF8">
      <w:pPr>
        <w:numPr>
          <w:ilvl w:val="0"/>
          <w:numId w:val="7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Implementation of payment verification functionality.</w:t>
      </w:r>
    </w:p>
    <w:p w14:paraId="73F8413C" w14:textId="77777777" w:rsidR="00D14CF8" w:rsidRPr="00D14CF8" w:rsidRDefault="00D14CF8">
      <w:pPr>
        <w:numPr>
          <w:ilvl w:val="0"/>
          <w:numId w:val="7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Development of an Admin Dashboard.</w:t>
      </w:r>
    </w:p>
    <w:p w14:paraId="15EB8952" w14:textId="77777777" w:rsidR="00D14CF8" w:rsidRPr="00D14CF8" w:rsidRDefault="00D14CF8">
      <w:pPr>
        <w:numPr>
          <w:ilvl w:val="0"/>
          <w:numId w:val="7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Deployment of the application using GitHub Pages.</w:t>
      </w:r>
    </w:p>
    <w:p w14:paraId="07FFBF45"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These achievements demonstrate the successful application of web development and cloud computing technologies in solving real-world fitness management challenges.</w:t>
      </w:r>
    </w:p>
    <w:p w14:paraId="79CBBCA2" w14:textId="77777777" w:rsidR="00D14CF8" w:rsidRPr="00D14CF8" w:rsidRDefault="00D14CF8"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14CF8">
        <w:rPr>
          <w:rFonts w:ascii="Times New Roman" w:eastAsia="Times New Roman" w:hAnsi="Times New Roman" w:cs="Times New Roman"/>
          <w:b/>
          <w:bCs/>
          <w:kern w:val="0"/>
          <w:sz w:val="28"/>
          <w:szCs w:val="28"/>
          <w:lang w:eastAsia="en-IN"/>
          <w14:ligatures w14:val="none"/>
        </w:rPr>
        <w:t>9.4 Limitations of the Current System</w:t>
      </w:r>
    </w:p>
    <w:p w14:paraId="18109EE5"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 xml:space="preserve">Although the system </w:t>
      </w:r>
      <w:proofErr w:type="spellStart"/>
      <w:r w:rsidRPr="00D14CF8">
        <w:rPr>
          <w:rFonts w:ascii="Times New Roman" w:eastAsia="Times New Roman" w:hAnsi="Times New Roman" w:cs="Times New Roman"/>
          <w:kern w:val="0"/>
          <w:sz w:val="24"/>
          <w:szCs w:val="24"/>
          <w:lang w:eastAsia="en-IN"/>
          <w14:ligatures w14:val="none"/>
        </w:rPr>
        <w:t>fulfills</w:t>
      </w:r>
      <w:proofErr w:type="spellEnd"/>
      <w:r w:rsidRPr="00D14CF8">
        <w:rPr>
          <w:rFonts w:ascii="Times New Roman" w:eastAsia="Times New Roman" w:hAnsi="Times New Roman" w:cs="Times New Roman"/>
          <w:kern w:val="0"/>
          <w:sz w:val="24"/>
          <w:szCs w:val="24"/>
          <w:lang w:eastAsia="en-IN"/>
          <w14:ligatures w14:val="none"/>
        </w:rPr>
        <w:t xml:space="preserve"> its objectives, certain limitations exist:</w:t>
      </w:r>
    </w:p>
    <w:p w14:paraId="50AC7D66" w14:textId="77777777" w:rsidR="00D14CF8" w:rsidRPr="00D14CF8" w:rsidRDefault="00D14CF8">
      <w:pPr>
        <w:numPr>
          <w:ilvl w:val="0"/>
          <w:numId w:val="7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No real-time trainer interaction.</w:t>
      </w:r>
    </w:p>
    <w:p w14:paraId="04539377" w14:textId="77777777" w:rsidR="00D14CF8" w:rsidRPr="00D14CF8" w:rsidRDefault="00D14CF8">
      <w:pPr>
        <w:numPr>
          <w:ilvl w:val="0"/>
          <w:numId w:val="7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Limited subscription plans.</w:t>
      </w:r>
    </w:p>
    <w:p w14:paraId="154CF4CE" w14:textId="77777777" w:rsidR="00D14CF8" w:rsidRPr="00D14CF8" w:rsidRDefault="00D14CF8">
      <w:pPr>
        <w:numPr>
          <w:ilvl w:val="0"/>
          <w:numId w:val="7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No dedicated mobile application.</w:t>
      </w:r>
    </w:p>
    <w:p w14:paraId="44583BA2" w14:textId="77777777" w:rsidR="00D14CF8" w:rsidRPr="00D14CF8" w:rsidRDefault="00D14CF8">
      <w:pPr>
        <w:numPr>
          <w:ilvl w:val="0"/>
          <w:numId w:val="7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Limited fitness analytics and reporting.</w:t>
      </w:r>
    </w:p>
    <w:p w14:paraId="07F4838E" w14:textId="77777777" w:rsidR="00D14CF8" w:rsidRPr="00D14CF8" w:rsidRDefault="00D14CF8">
      <w:pPr>
        <w:numPr>
          <w:ilvl w:val="0"/>
          <w:numId w:val="7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Manual payment verification process.</w:t>
      </w:r>
    </w:p>
    <w:p w14:paraId="4A679FEC" w14:textId="77777777" w:rsidR="00D14CF8" w:rsidRPr="00D14CF8" w:rsidRDefault="00D14CF8">
      <w:pPr>
        <w:numPr>
          <w:ilvl w:val="0"/>
          <w:numId w:val="7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No integrated diet planning system.</w:t>
      </w:r>
    </w:p>
    <w:p w14:paraId="046F0990" w14:textId="77777777" w:rsidR="00D14CF8" w:rsidRPr="00D14CF8" w:rsidRDefault="00D14CF8">
      <w:pPr>
        <w:numPr>
          <w:ilvl w:val="0"/>
          <w:numId w:val="7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Limited notification features.</w:t>
      </w:r>
    </w:p>
    <w:p w14:paraId="32CE9136"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These limitations provide opportunities for future enhancement.</w:t>
      </w:r>
    </w:p>
    <w:p w14:paraId="1EE2A107" w14:textId="77777777" w:rsidR="00D14CF8" w:rsidRPr="00D14CF8" w:rsidRDefault="00D14CF8"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14CF8">
        <w:rPr>
          <w:rFonts w:ascii="Times New Roman" w:eastAsia="Times New Roman" w:hAnsi="Times New Roman" w:cs="Times New Roman"/>
          <w:b/>
          <w:bCs/>
          <w:kern w:val="0"/>
          <w:sz w:val="28"/>
          <w:szCs w:val="28"/>
          <w:lang w:eastAsia="en-IN"/>
          <w14:ligatures w14:val="none"/>
        </w:rPr>
        <w:t>9.5 Future Scope</w:t>
      </w:r>
    </w:p>
    <w:p w14:paraId="77484781"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The FITLIFE system can be enhanced by incorporating advanced features and technologies.</w:t>
      </w:r>
    </w:p>
    <w:p w14:paraId="2AEC2862" w14:textId="77777777" w:rsidR="00D14CF8" w:rsidRPr="00D14CF8" w:rsidRDefault="00D14CF8"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AI-Based Fitness Recommendations</w:t>
      </w:r>
    </w:p>
    <w:p w14:paraId="40D60FA5"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Artificial Intelligence can be used to generate personalized workout recommendations based on user goals, fitness history, and BMI values.</w:t>
      </w:r>
    </w:p>
    <w:p w14:paraId="6F22F0D3" w14:textId="77777777" w:rsidR="00D14CF8" w:rsidRPr="00D14CF8" w:rsidRDefault="00D14CF8"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lastRenderedPageBreak/>
        <w:t>Diet Planning System</w:t>
      </w:r>
    </w:p>
    <w:p w14:paraId="2A7DBE39"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A diet management module can be integrated to provide:</w:t>
      </w:r>
    </w:p>
    <w:p w14:paraId="34F75604" w14:textId="77777777" w:rsidR="00D14CF8" w:rsidRPr="00D14CF8" w:rsidRDefault="00D14CF8">
      <w:pPr>
        <w:numPr>
          <w:ilvl w:val="0"/>
          <w:numId w:val="7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Meal recommendations</w:t>
      </w:r>
    </w:p>
    <w:p w14:paraId="0FABB1F8" w14:textId="77777777" w:rsidR="00D14CF8" w:rsidRPr="00D14CF8" w:rsidRDefault="00D14CF8">
      <w:pPr>
        <w:numPr>
          <w:ilvl w:val="0"/>
          <w:numId w:val="7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Calorie tracking</w:t>
      </w:r>
    </w:p>
    <w:p w14:paraId="48D73AC1" w14:textId="77777777" w:rsidR="00D14CF8" w:rsidRPr="00D14CF8" w:rsidRDefault="00D14CF8">
      <w:pPr>
        <w:numPr>
          <w:ilvl w:val="0"/>
          <w:numId w:val="7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Nutrition monitoring</w:t>
      </w:r>
    </w:p>
    <w:p w14:paraId="03F5D8C8" w14:textId="77777777" w:rsidR="00D14CF8" w:rsidRPr="00D14CF8" w:rsidRDefault="00D14CF8"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Mobile Application Development</w:t>
      </w:r>
    </w:p>
    <w:p w14:paraId="098A1BE5"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A dedicated Android and iOS application can improve accessibility and user engagement.</w:t>
      </w:r>
    </w:p>
    <w:p w14:paraId="125CCC41" w14:textId="77777777" w:rsidR="00D14CF8" w:rsidRPr="00D14CF8" w:rsidRDefault="00D14CF8"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Automated Payment Verification</w:t>
      </w:r>
    </w:p>
    <w:p w14:paraId="0D14859A"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 xml:space="preserve">Integration with payment gateways such as </w:t>
      </w:r>
      <w:proofErr w:type="spellStart"/>
      <w:r w:rsidRPr="00D14CF8">
        <w:rPr>
          <w:rFonts w:ascii="Times New Roman" w:eastAsia="Times New Roman" w:hAnsi="Times New Roman" w:cs="Times New Roman"/>
          <w:kern w:val="0"/>
          <w:sz w:val="24"/>
          <w:szCs w:val="24"/>
          <w:lang w:eastAsia="en-IN"/>
          <w14:ligatures w14:val="none"/>
        </w:rPr>
        <w:t>Razorpay</w:t>
      </w:r>
      <w:proofErr w:type="spellEnd"/>
      <w:r w:rsidRPr="00D14CF8">
        <w:rPr>
          <w:rFonts w:ascii="Times New Roman" w:eastAsia="Times New Roman" w:hAnsi="Times New Roman" w:cs="Times New Roman"/>
          <w:kern w:val="0"/>
          <w:sz w:val="24"/>
          <w:szCs w:val="24"/>
          <w:lang w:eastAsia="en-IN"/>
          <w14:ligatures w14:val="none"/>
        </w:rPr>
        <w:t xml:space="preserve"> or Stripe can automate subscription activation and reduce administrative workload.</w:t>
      </w:r>
    </w:p>
    <w:p w14:paraId="675609F5" w14:textId="77777777" w:rsidR="00D14CF8" w:rsidRPr="00D14CF8" w:rsidRDefault="00D14CF8"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Live Fitness Sessions</w:t>
      </w:r>
    </w:p>
    <w:p w14:paraId="6AC8F1DD"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Future versions can support live workout sessions through video conferencing or streaming technologies.</w:t>
      </w:r>
    </w:p>
    <w:p w14:paraId="39F3A0C6" w14:textId="77777777" w:rsidR="00D14CF8" w:rsidRPr="00D14CF8" w:rsidRDefault="00D14CF8" w:rsidP="00F61D55">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D14CF8">
        <w:rPr>
          <w:rFonts w:ascii="Times New Roman" w:eastAsia="Times New Roman" w:hAnsi="Times New Roman" w:cs="Times New Roman"/>
          <w:b/>
          <w:bCs/>
          <w:kern w:val="0"/>
          <w:sz w:val="24"/>
          <w:szCs w:val="24"/>
          <w:lang w:eastAsia="en-IN"/>
          <w14:ligatures w14:val="none"/>
        </w:rPr>
        <w:t>Advanced Analytics Dashboard</w:t>
      </w:r>
    </w:p>
    <w:p w14:paraId="526B9E93"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Additional analytics features may include:</w:t>
      </w:r>
    </w:p>
    <w:p w14:paraId="05AF54A8" w14:textId="77777777" w:rsidR="00D14CF8" w:rsidRPr="00D14CF8" w:rsidRDefault="00D14CF8">
      <w:pPr>
        <w:numPr>
          <w:ilvl w:val="0"/>
          <w:numId w:val="7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Progress Charts</w:t>
      </w:r>
    </w:p>
    <w:p w14:paraId="324F700C" w14:textId="77777777" w:rsidR="00D14CF8" w:rsidRPr="00D14CF8" w:rsidRDefault="00D14CF8">
      <w:pPr>
        <w:numPr>
          <w:ilvl w:val="0"/>
          <w:numId w:val="7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Monthly Reports</w:t>
      </w:r>
    </w:p>
    <w:p w14:paraId="2C8A4CFC" w14:textId="77777777" w:rsidR="00D14CF8" w:rsidRPr="00D14CF8" w:rsidRDefault="00D14CF8">
      <w:pPr>
        <w:numPr>
          <w:ilvl w:val="0"/>
          <w:numId w:val="7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Performance Statistics</w:t>
      </w:r>
    </w:p>
    <w:p w14:paraId="50B8241B" w14:textId="77777777" w:rsidR="00D14CF8" w:rsidRPr="00D14CF8" w:rsidRDefault="00D14CF8">
      <w:pPr>
        <w:numPr>
          <w:ilvl w:val="0"/>
          <w:numId w:val="7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Goal Tracking</w:t>
      </w:r>
    </w:p>
    <w:p w14:paraId="714310B9" w14:textId="77777777" w:rsidR="00D14CF8" w:rsidRPr="00D14CF8" w:rsidRDefault="00D14CF8" w:rsidP="00F61D55">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D14CF8">
        <w:rPr>
          <w:rFonts w:ascii="Times New Roman" w:eastAsia="Times New Roman" w:hAnsi="Times New Roman" w:cs="Times New Roman"/>
          <w:b/>
          <w:bCs/>
          <w:kern w:val="0"/>
          <w:sz w:val="28"/>
          <w:szCs w:val="28"/>
          <w:lang w:eastAsia="en-IN"/>
          <w14:ligatures w14:val="none"/>
        </w:rPr>
        <w:t>9.6 Overall Project Impact</w:t>
      </w:r>
    </w:p>
    <w:p w14:paraId="34E5903B"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t>The FITLIFE system contributes to digital health and fitness management by providing an accessible and cost-effective platform for users. The project demonstrates the practical implementation of web technologies, cloud databases, and fitness management concepts within a single integrated solution.</w:t>
      </w:r>
    </w:p>
    <w:p w14:paraId="65DAE732" w14:textId="77777777" w:rsidR="00D14CF8" w:rsidRPr="00D14CF8" w:rsidRDefault="00D14CF8"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14CF8">
        <w:rPr>
          <w:rFonts w:ascii="Times New Roman" w:eastAsia="Times New Roman" w:hAnsi="Times New Roman" w:cs="Times New Roman"/>
          <w:kern w:val="0"/>
          <w:sz w:val="24"/>
          <w:szCs w:val="24"/>
          <w:lang w:eastAsia="en-IN"/>
          <w14:ligatures w14:val="none"/>
        </w:rPr>
        <w:lastRenderedPageBreak/>
        <w:t>The system has the potential to evolve into a comprehensive fitness ecosystem capable of supporting a larger user base and additional health-related services.</w:t>
      </w:r>
    </w:p>
    <w:p w14:paraId="1B2C42DF" w14:textId="77777777" w:rsidR="00D14CF8" w:rsidRDefault="00D14CF8" w:rsidP="00F61D55">
      <w:pPr>
        <w:spacing w:after="0" w:line="360" w:lineRule="auto"/>
        <w:jc w:val="both"/>
        <w:rPr>
          <w:rFonts w:ascii="Times New Roman" w:eastAsia="Times New Roman" w:hAnsi="Times New Roman" w:cs="Times New Roman"/>
          <w:kern w:val="0"/>
          <w:sz w:val="24"/>
          <w:szCs w:val="24"/>
          <w:lang w:eastAsia="en-IN"/>
          <w14:ligatures w14:val="none"/>
        </w:rPr>
      </w:pPr>
    </w:p>
    <w:p w14:paraId="046F9C9C" w14:textId="77777777" w:rsidR="00F61D55" w:rsidRDefault="00F61D55" w:rsidP="00F61D55">
      <w:pPr>
        <w:spacing w:after="0" w:line="360" w:lineRule="auto"/>
        <w:jc w:val="both"/>
        <w:rPr>
          <w:rFonts w:ascii="Times New Roman" w:eastAsia="Times New Roman" w:hAnsi="Times New Roman" w:cs="Times New Roman"/>
          <w:kern w:val="0"/>
          <w:sz w:val="24"/>
          <w:szCs w:val="24"/>
          <w:lang w:eastAsia="en-IN"/>
          <w14:ligatures w14:val="none"/>
        </w:rPr>
      </w:pPr>
    </w:p>
    <w:p w14:paraId="1A4C0873" w14:textId="77777777" w:rsidR="00F61D55" w:rsidRDefault="00F61D55" w:rsidP="00F61D55">
      <w:pPr>
        <w:spacing w:after="0" w:line="360" w:lineRule="auto"/>
        <w:jc w:val="both"/>
        <w:rPr>
          <w:rFonts w:ascii="Times New Roman" w:eastAsia="Times New Roman" w:hAnsi="Times New Roman" w:cs="Times New Roman"/>
          <w:kern w:val="0"/>
          <w:sz w:val="24"/>
          <w:szCs w:val="24"/>
          <w:lang w:eastAsia="en-IN"/>
          <w14:ligatures w14:val="none"/>
        </w:rPr>
      </w:pPr>
    </w:p>
    <w:p w14:paraId="292126B9" w14:textId="77777777" w:rsidR="00F61D55" w:rsidRDefault="00F61D55" w:rsidP="00F61D55">
      <w:pPr>
        <w:spacing w:after="0" w:line="360" w:lineRule="auto"/>
        <w:jc w:val="both"/>
        <w:rPr>
          <w:rFonts w:ascii="Times New Roman" w:eastAsia="Times New Roman" w:hAnsi="Times New Roman" w:cs="Times New Roman"/>
          <w:kern w:val="0"/>
          <w:sz w:val="24"/>
          <w:szCs w:val="24"/>
          <w:lang w:eastAsia="en-IN"/>
          <w14:ligatures w14:val="none"/>
        </w:rPr>
      </w:pPr>
    </w:p>
    <w:p w14:paraId="19883F81" w14:textId="77777777" w:rsidR="00F61D55" w:rsidRDefault="00F61D55" w:rsidP="00F61D55">
      <w:pPr>
        <w:spacing w:after="0" w:line="360" w:lineRule="auto"/>
        <w:jc w:val="both"/>
        <w:rPr>
          <w:rFonts w:ascii="Times New Roman" w:eastAsia="Times New Roman" w:hAnsi="Times New Roman" w:cs="Times New Roman"/>
          <w:kern w:val="0"/>
          <w:sz w:val="24"/>
          <w:szCs w:val="24"/>
          <w:lang w:eastAsia="en-IN"/>
          <w14:ligatures w14:val="none"/>
        </w:rPr>
      </w:pPr>
    </w:p>
    <w:p w14:paraId="5C0727A7" w14:textId="77777777" w:rsidR="00F61D55" w:rsidRDefault="00F61D55" w:rsidP="00F61D55">
      <w:pPr>
        <w:spacing w:after="0" w:line="360" w:lineRule="auto"/>
        <w:jc w:val="both"/>
        <w:rPr>
          <w:rFonts w:ascii="Times New Roman" w:eastAsia="Times New Roman" w:hAnsi="Times New Roman" w:cs="Times New Roman"/>
          <w:kern w:val="0"/>
          <w:sz w:val="24"/>
          <w:szCs w:val="24"/>
          <w:lang w:eastAsia="en-IN"/>
          <w14:ligatures w14:val="none"/>
        </w:rPr>
      </w:pPr>
    </w:p>
    <w:p w14:paraId="3C87E980" w14:textId="77777777" w:rsidR="00F61D55" w:rsidRDefault="00F61D55" w:rsidP="00F61D55">
      <w:pPr>
        <w:spacing w:after="0" w:line="360" w:lineRule="auto"/>
        <w:jc w:val="both"/>
        <w:rPr>
          <w:rFonts w:ascii="Times New Roman" w:eastAsia="Times New Roman" w:hAnsi="Times New Roman" w:cs="Times New Roman"/>
          <w:kern w:val="0"/>
          <w:sz w:val="24"/>
          <w:szCs w:val="24"/>
          <w:lang w:eastAsia="en-IN"/>
          <w14:ligatures w14:val="none"/>
        </w:rPr>
      </w:pPr>
    </w:p>
    <w:p w14:paraId="68495B13" w14:textId="77777777" w:rsidR="00F61D55" w:rsidRDefault="00F61D55" w:rsidP="00F61D55">
      <w:pPr>
        <w:spacing w:after="0" w:line="360" w:lineRule="auto"/>
        <w:jc w:val="both"/>
        <w:rPr>
          <w:rFonts w:ascii="Times New Roman" w:eastAsia="Times New Roman" w:hAnsi="Times New Roman" w:cs="Times New Roman"/>
          <w:kern w:val="0"/>
          <w:sz w:val="24"/>
          <w:szCs w:val="24"/>
          <w:lang w:eastAsia="en-IN"/>
          <w14:ligatures w14:val="none"/>
        </w:rPr>
      </w:pPr>
    </w:p>
    <w:p w14:paraId="344C9978" w14:textId="77777777" w:rsidR="00F61D55" w:rsidRDefault="00F61D55" w:rsidP="00F61D55">
      <w:pPr>
        <w:spacing w:after="0" w:line="360" w:lineRule="auto"/>
        <w:jc w:val="both"/>
        <w:rPr>
          <w:rFonts w:ascii="Times New Roman" w:eastAsia="Times New Roman" w:hAnsi="Times New Roman" w:cs="Times New Roman"/>
          <w:kern w:val="0"/>
          <w:sz w:val="24"/>
          <w:szCs w:val="24"/>
          <w:lang w:eastAsia="en-IN"/>
          <w14:ligatures w14:val="none"/>
        </w:rPr>
      </w:pPr>
    </w:p>
    <w:p w14:paraId="4E04EA9D" w14:textId="77777777" w:rsidR="00F61D55" w:rsidRDefault="00F61D55" w:rsidP="00F61D55">
      <w:pPr>
        <w:spacing w:after="0" w:line="360" w:lineRule="auto"/>
        <w:jc w:val="both"/>
        <w:rPr>
          <w:rFonts w:ascii="Times New Roman" w:eastAsia="Times New Roman" w:hAnsi="Times New Roman" w:cs="Times New Roman"/>
          <w:kern w:val="0"/>
          <w:sz w:val="24"/>
          <w:szCs w:val="24"/>
          <w:lang w:eastAsia="en-IN"/>
          <w14:ligatures w14:val="none"/>
        </w:rPr>
      </w:pPr>
    </w:p>
    <w:p w14:paraId="595C595A" w14:textId="77777777" w:rsidR="00F61D55" w:rsidRDefault="00F61D55" w:rsidP="00F61D55">
      <w:pPr>
        <w:spacing w:after="0" w:line="360" w:lineRule="auto"/>
        <w:jc w:val="both"/>
        <w:rPr>
          <w:rFonts w:ascii="Times New Roman" w:eastAsia="Times New Roman" w:hAnsi="Times New Roman" w:cs="Times New Roman"/>
          <w:kern w:val="0"/>
          <w:sz w:val="24"/>
          <w:szCs w:val="24"/>
          <w:lang w:eastAsia="en-IN"/>
          <w14:ligatures w14:val="none"/>
        </w:rPr>
      </w:pPr>
    </w:p>
    <w:p w14:paraId="1CA1A1F1" w14:textId="77777777" w:rsidR="00F61D55" w:rsidRDefault="00F61D55" w:rsidP="00F61D55">
      <w:pPr>
        <w:spacing w:after="0" w:line="360" w:lineRule="auto"/>
        <w:jc w:val="both"/>
        <w:rPr>
          <w:rFonts w:ascii="Times New Roman" w:eastAsia="Times New Roman" w:hAnsi="Times New Roman" w:cs="Times New Roman"/>
          <w:kern w:val="0"/>
          <w:sz w:val="24"/>
          <w:szCs w:val="24"/>
          <w:lang w:eastAsia="en-IN"/>
          <w14:ligatures w14:val="none"/>
        </w:rPr>
      </w:pPr>
    </w:p>
    <w:p w14:paraId="2A49208F" w14:textId="77777777" w:rsidR="00F61D55" w:rsidRDefault="00F61D55" w:rsidP="00F61D55">
      <w:pPr>
        <w:spacing w:after="0" w:line="360" w:lineRule="auto"/>
        <w:jc w:val="both"/>
        <w:rPr>
          <w:rFonts w:ascii="Times New Roman" w:eastAsia="Times New Roman" w:hAnsi="Times New Roman" w:cs="Times New Roman"/>
          <w:kern w:val="0"/>
          <w:sz w:val="24"/>
          <w:szCs w:val="24"/>
          <w:lang w:eastAsia="en-IN"/>
          <w14:ligatures w14:val="none"/>
        </w:rPr>
      </w:pPr>
    </w:p>
    <w:p w14:paraId="1B44984D" w14:textId="77777777" w:rsidR="00F61D55" w:rsidRDefault="00F61D55" w:rsidP="00F61D55">
      <w:pPr>
        <w:spacing w:after="0" w:line="360" w:lineRule="auto"/>
        <w:jc w:val="both"/>
        <w:rPr>
          <w:rFonts w:ascii="Times New Roman" w:eastAsia="Times New Roman" w:hAnsi="Times New Roman" w:cs="Times New Roman"/>
          <w:kern w:val="0"/>
          <w:sz w:val="24"/>
          <w:szCs w:val="24"/>
          <w:lang w:eastAsia="en-IN"/>
          <w14:ligatures w14:val="none"/>
        </w:rPr>
      </w:pPr>
    </w:p>
    <w:p w14:paraId="03B9AFAC" w14:textId="77777777" w:rsidR="00F61D55" w:rsidRDefault="00F61D55" w:rsidP="00F61D55">
      <w:pPr>
        <w:spacing w:after="0" w:line="360" w:lineRule="auto"/>
        <w:jc w:val="both"/>
        <w:rPr>
          <w:rFonts w:ascii="Times New Roman" w:eastAsia="Times New Roman" w:hAnsi="Times New Roman" w:cs="Times New Roman"/>
          <w:kern w:val="0"/>
          <w:sz w:val="24"/>
          <w:szCs w:val="24"/>
          <w:lang w:eastAsia="en-IN"/>
          <w14:ligatures w14:val="none"/>
        </w:rPr>
      </w:pPr>
    </w:p>
    <w:p w14:paraId="448BEF1B" w14:textId="77777777" w:rsidR="00F61D55" w:rsidRDefault="00F61D55" w:rsidP="00F61D55">
      <w:pPr>
        <w:spacing w:after="0" w:line="360" w:lineRule="auto"/>
        <w:jc w:val="both"/>
        <w:rPr>
          <w:rFonts w:ascii="Times New Roman" w:eastAsia="Times New Roman" w:hAnsi="Times New Roman" w:cs="Times New Roman"/>
          <w:kern w:val="0"/>
          <w:sz w:val="24"/>
          <w:szCs w:val="24"/>
          <w:lang w:eastAsia="en-IN"/>
          <w14:ligatures w14:val="none"/>
        </w:rPr>
      </w:pPr>
    </w:p>
    <w:p w14:paraId="635C5833" w14:textId="77777777" w:rsidR="00F61D55" w:rsidRDefault="00F61D55" w:rsidP="00F61D55">
      <w:pPr>
        <w:spacing w:after="0" w:line="360" w:lineRule="auto"/>
        <w:jc w:val="both"/>
        <w:rPr>
          <w:rFonts w:ascii="Times New Roman" w:eastAsia="Times New Roman" w:hAnsi="Times New Roman" w:cs="Times New Roman"/>
          <w:kern w:val="0"/>
          <w:sz w:val="24"/>
          <w:szCs w:val="24"/>
          <w:lang w:eastAsia="en-IN"/>
          <w14:ligatures w14:val="none"/>
        </w:rPr>
      </w:pPr>
    </w:p>
    <w:p w14:paraId="595A1089" w14:textId="77777777" w:rsidR="00F61D55" w:rsidRDefault="00F61D55" w:rsidP="00F61D55">
      <w:pPr>
        <w:spacing w:after="0" w:line="360" w:lineRule="auto"/>
        <w:jc w:val="both"/>
        <w:rPr>
          <w:rFonts w:ascii="Times New Roman" w:eastAsia="Times New Roman" w:hAnsi="Times New Roman" w:cs="Times New Roman"/>
          <w:kern w:val="0"/>
          <w:sz w:val="24"/>
          <w:szCs w:val="24"/>
          <w:lang w:eastAsia="en-IN"/>
          <w14:ligatures w14:val="none"/>
        </w:rPr>
      </w:pPr>
    </w:p>
    <w:p w14:paraId="548F2790" w14:textId="77777777" w:rsidR="00F61D55" w:rsidRDefault="00F61D55" w:rsidP="00F61D55">
      <w:pPr>
        <w:spacing w:after="0" w:line="360" w:lineRule="auto"/>
        <w:jc w:val="both"/>
        <w:rPr>
          <w:rFonts w:ascii="Times New Roman" w:eastAsia="Times New Roman" w:hAnsi="Times New Roman" w:cs="Times New Roman"/>
          <w:kern w:val="0"/>
          <w:sz w:val="24"/>
          <w:szCs w:val="24"/>
          <w:lang w:eastAsia="en-IN"/>
          <w14:ligatures w14:val="none"/>
        </w:rPr>
      </w:pPr>
    </w:p>
    <w:p w14:paraId="2A07685A" w14:textId="77777777" w:rsidR="009441FA" w:rsidRDefault="009441FA" w:rsidP="00F61D55">
      <w:pPr>
        <w:spacing w:after="0" w:line="360" w:lineRule="auto"/>
        <w:jc w:val="both"/>
        <w:rPr>
          <w:rFonts w:ascii="Times New Roman" w:eastAsia="Times New Roman" w:hAnsi="Times New Roman" w:cs="Times New Roman"/>
          <w:kern w:val="0"/>
          <w:sz w:val="24"/>
          <w:szCs w:val="24"/>
          <w:lang w:eastAsia="en-IN"/>
          <w14:ligatures w14:val="none"/>
        </w:rPr>
      </w:pPr>
    </w:p>
    <w:p w14:paraId="41BBA6C3" w14:textId="77777777" w:rsidR="00F61D55" w:rsidRDefault="00F61D55" w:rsidP="00F61D55">
      <w:pPr>
        <w:spacing w:after="0" w:line="360" w:lineRule="auto"/>
        <w:jc w:val="both"/>
        <w:rPr>
          <w:rFonts w:ascii="Times New Roman" w:eastAsia="Times New Roman" w:hAnsi="Times New Roman" w:cs="Times New Roman"/>
          <w:kern w:val="0"/>
          <w:sz w:val="24"/>
          <w:szCs w:val="24"/>
          <w:lang w:eastAsia="en-IN"/>
          <w14:ligatures w14:val="none"/>
        </w:rPr>
      </w:pPr>
    </w:p>
    <w:p w14:paraId="6716C16F" w14:textId="77777777" w:rsidR="00A46842" w:rsidRDefault="00A46842" w:rsidP="00F61D55">
      <w:pPr>
        <w:spacing w:after="0" w:line="360" w:lineRule="auto"/>
        <w:jc w:val="both"/>
        <w:rPr>
          <w:rFonts w:ascii="Times New Roman" w:eastAsia="Times New Roman" w:hAnsi="Times New Roman" w:cs="Times New Roman"/>
          <w:kern w:val="0"/>
          <w:sz w:val="24"/>
          <w:szCs w:val="24"/>
          <w:lang w:eastAsia="en-IN"/>
          <w14:ligatures w14:val="none"/>
        </w:rPr>
      </w:pPr>
    </w:p>
    <w:p w14:paraId="0E1FBE77" w14:textId="77777777" w:rsidR="00F61D55" w:rsidRPr="00F61D55" w:rsidRDefault="00F61D55" w:rsidP="00F61D55">
      <w:pPr>
        <w:spacing w:before="100" w:beforeAutospacing="1" w:after="100" w:afterAutospacing="1" w:line="360" w:lineRule="auto"/>
        <w:jc w:val="center"/>
        <w:outlineLvl w:val="0"/>
        <w:rPr>
          <w:rFonts w:ascii="Times New Roman" w:eastAsia="Times New Roman" w:hAnsi="Times New Roman" w:cs="Times New Roman"/>
          <w:b/>
          <w:bCs/>
          <w:kern w:val="36"/>
          <w:sz w:val="32"/>
          <w:szCs w:val="32"/>
          <w:lang w:eastAsia="en-IN"/>
          <w14:ligatures w14:val="none"/>
        </w:rPr>
      </w:pPr>
      <w:bookmarkStart w:id="59" w:name="_Toc231838959"/>
      <w:r w:rsidRPr="00F61D55">
        <w:rPr>
          <w:rFonts w:ascii="Times New Roman" w:eastAsia="Times New Roman" w:hAnsi="Times New Roman" w:cs="Times New Roman"/>
          <w:b/>
          <w:bCs/>
          <w:kern w:val="36"/>
          <w:sz w:val="32"/>
          <w:szCs w:val="32"/>
          <w:lang w:eastAsia="en-IN"/>
          <w14:ligatures w14:val="none"/>
        </w:rPr>
        <w:t>REFERENCES</w:t>
      </w:r>
      <w:bookmarkEnd w:id="59"/>
    </w:p>
    <w:p w14:paraId="72DA856A" w14:textId="77777777" w:rsidR="00F61D55" w:rsidRPr="00F61D55" w:rsidRDefault="00F61D55"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61D55">
        <w:rPr>
          <w:rFonts w:ascii="Times New Roman" w:eastAsia="Times New Roman" w:hAnsi="Times New Roman" w:cs="Times New Roman"/>
          <w:kern w:val="0"/>
          <w:sz w:val="24"/>
          <w:szCs w:val="24"/>
          <w:lang w:eastAsia="en-IN"/>
          <w14:ligatures w14:val="none"/>
        </w:rPr>
        <w:t>[1] Mozilla Developer Network (MDN), HTML Documentation.</w:t>
      </w:r>
    </w:p>
    <w:p w14:paraId="443D1776" w14:textId="77777777" w:rsidR="00F61D55" w:rsidRPr="00F61D55" w:rsidRDefault="00F61D55"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61D55">
        <w:rPr>
          <w:rFonts w:ascii="Times New Roman" w:eastAsia="Times New Roman" w:hAnsi="Times New Roman" w:cs="Times New Roman"/>
          <w:kern w:val="0"/>
          <w:sz w:val="24"/>
          <w:szCs w:val="24"/>
          <w:lang w:eastAsia="en-IN"/>
          <w14:ligatures w14:val="none"/>
        </w:rPr>
        <w:t>[2] Mozilla Developer Network (MDN), CSS Documentation.</w:t>
      </w:r>
    </w:p>
    <w:p w14:paraId="76B9EFB1" w14:textId="77777777" w:rsidR="00F61D55" w:rsidRPr="00F61D55" w:rsidRDefault="00F61D55"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61D55">
        <w:rPr>
          <w:rFonts w:ascii="Times New Roman" w:eastAsia="Times New Roman" w:hAnsi="Times New Roman" w:cs="Times New Roman"/>
          <w:kern w:val="0"/>
          <w:sz w:val="24"/>
          <w:szCs w:val="24"/>
          <w:lang w:eastAsia="en-IN"/>
          <w14:ligatures w14:val="none"/>
        </w:rPr>
        <w:t>[3] Mozilla Developer Network (MDN), JavaScript Documentation.</w:t>
      </w:r>
    </w:p>
    <w:p w14:paraId="562D53BC" w14:textId="77777777" w:rsidR="00F61D55" w:rsidRPr="00F61D55" w:rsidRDefault="00F61D55"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61D55">
        <w:rPr>
          <w:rFonts w:ascii="Times New Roman" w:eastAsia="Times New Roman" w:hAnsi="Times New Roman" w:cs="Times New Roman"/>
          <w:kern w:val="0"/>
          <w:sz w:val="24"/>
          <w:szCs w:val="24"/>
          <w:lang w:eastAsia="en-IN"/>
          <w14:ligatures w14:val="none"/>
        </w:rPr>
        <w:t xml:space="preserve">[4] Google Firebase Documentation, Cloud </w:t>
      </w:r>
      <w:proofErr w:type="spellStart"/>
      <w:r w:rsidRPr="00F61D55">
        <w:rPr>
          <w:rFonts w:ascii="Times New Roman" w:eastAsia="Times New Roman" w:hAnsi="Times New Roman" w:cs="Times New Roman"/>
          <w:kern w:val="0"/>
          <w:sz w:val="24"/>
          <w:szCs w:val="24"/>
          <w:lang w:eastAsia="en-IN"/>
          <w14:ligatures w14:val="none"/>
        </w:rPr>
        <w:t>Firestore</w:t>
      </w:r>
      <w:proofErr w:type="spellEnd"/>
      <w:r w:rsidRPr="00F61D55">
        <w:rPr>
          <w:rFonts w:ascii="Times New Roman" w:eastAsia="Times New Roman" w:hAnsi="Times New Roman" w:cs="Times New Roman"/>
          <w:kern w:val="0"/>
          <w:sz w:val="24"/>
          <w:szCs w:val="24"/>
          <w:lang w:eastAsia="en-IN"/>
          <w14:ligatures w14:val="none"/>
        </w:rPr>
        <w:t xml:space="preserve"> Documentation.</w:t>
      </w:r>
    </w:p>
    <w:p w14:paraId="23F225A5" w14:textId="77777777" w:rsidR="00F61D55" w:rsidRPr="00F61D55" w:rsidRDefault="00F61D55"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61D55">
        <w:rPr>
          <w:rFonts w:ascii="Times New Roman" w:eastAsia="Times New Roman" w:hAnsi="Times New Roman" w:cs="Times New Roman"/>
          <w:kern w:val="0"/>
          <w:sz w:val="24"/>
          <w:szCs w:val="24"/>
          <w:lang w:eastAsia="en-IN"/>
          <w14:ligatures w14:val="none"/>
        </w:rPr>
        <w:lastRenderedPageBreak/>
        <w:t>[5] Google Firebase Documentation, Firebase Web Applications.</w:t>
      </w:r>
    </w:p>
    <w:p w14:paraId="1B9AF652" w14:textId="77777777" w:rsidR="00F61D55" w:rsidRPr="00F61D55" w:rsidRDefault="00F61D55"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61D55">
        <w:rPr>
          <w:rFonts w:ascii="Times New Roman" w:eastAsia="Times New Roman" w:hAnsi="Times New Roman" w:cs="Times New Roman"/>
          <w:kern w:val="0"/>
          <w:sz w:val="24"/>
          <w:szCs w:val="24"/>
          <w:lang w:eastAsia="en-IN"/>
          <w14:ligatures w14:val="none"/>
        </w:rPr>
        <w:t>[6] GitHub Documentation, GitHub Pages Documentation.</w:t>
      </w:r>
    </w:p>
    <w:p w14:paraId="22E8774A" w14:textId="77777777" w:rsidR="00F61D55" w:rsidRPr="00F61D55" w:rsidRDefault="00F61D55"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61D55">
        <w:rPr>
          <w:rFonts w:ascii="Times New Roman" w:eastAsia="Times New Roman" w:hAnsi="Times New Roman" w:cs="Times New Roman"/>
          <w:kern w:val="0"/>
          <w:sz w:val="24"/>
          <w:szCs w:val="24"/>
          <w:lang w:eastAsia="en-IN"/>
          <w14:ligatures w14:val="none"/>
        </w:rPr>
        <w:t>[7] W3Schools, HTML Tutorial.</w:t>
      </w:r>
    </w:p>
    <w:p w14:paraId="4B352102" w14:textId="77777777" w:rsidR="00F61D55" w:rsidRPr="00F61D55" w:rsidRDefault="00F61D55"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61D55">
        <w:rPr>
          <w:rFonts w:ascii="Times New Roman" w:eastAsia="Times New Roman" w:hAnsi="Times New Roman" w:cs="Times New Roman"/>
          <w:kern w:val="0"/>
          <w:sz w:val="24"/>
          <w:szCs w:val="24"/>
          <w:lang w:eastAsia="en-IN"/>
          <w14:ligatures w14:val="none"/>
        </w:rPr>
        <w:t>[8] W3Schools, CSS Tutorial.</w:t>
      </w:r>
    </w:p>
    <w:p w14:paraId="50401C5F" w14:textId="77777777" w:rsidR="00F61D55" w:rsidRPr="00F61D55" w:rsidRDefault="00F61D55"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61D55">
        <w:rPr>
          <w:rFonts w:ascii="Times New Roman" w:eastAsia="Times New Roman" w:hAnsi="Times New Roman" w:cs="Times New Roman"/>
          <w:kern w:val="0"/>
          <w:sz w:val="24"/>
          <w:szCs w:val="24"/>
          <w:lang w:eastAsia="en-IN"/>
          <w14:ligatures w14:val="none"/>
        </w:rPr>
        <w:t>[9] W3Schools, JavaScript Tutorial.</w:t>
      </w:r>
    </w:p>
    <w:p w14:paraId="468D4FC3" w14:textId="77777777" w:rsidR="00F61D55" w:rsidRPr="00F61D55" w:rsidRDefault="00F61D55"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61D55">
        <w:rPr>
          <w:rFonts w:ascii="Times New Roman" w:eastAsia="Times New Roman" w:hAnsi="Times New Roman" w:cs="Times New Roman"/>
          <w:kern w:val="0"/>
          <w:sz w:val="24"/>
          <w:szCs w:val="24"/>
          <w:lang w:eastAsia="en-IN"/>
          <w14:ligatures w14:val="none"/>
        </w:rPr>
        <w:t>[10] Roger S. Pressman, Software Engineering: A Practitioner's Approach, 8th Edition, McGraw-Hill Education.</w:t>
      </w:r>
    </w:p>
    <w:p w14:paraId="3639D138" w14:textId="77777777" w:rsidR="00F61D55" w:rsidRPr="00F61D55" w:rsidRDefault="00F61D55"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61D55">
        <w:rPr>
          <w:rFonts w:ascii="Times New Roman" w:eastAsia="Times New Roman" w:hAnsi="Times New Roman" w:cs="Times New Roman"/>
          <w:kern w:val="0"/>
          <w:sz w:val="24"/>
          <w:szCs w:val="24"/>
          <w:lang w:eastAsia="en-IN"/>
          <w14:ligatures w14:val="none"/>
        </w:rPr>
        <w:t>[11] Ian Sommerville, Software Engineering, 10th Edition, Pearson Education.</w:t>
      </w:r>
    </w:p>
    <w:p w14:paraId="631C21F7" w14:textId="77777777" w:rsidR="00F61D55" w:rsidRPr="00F61D55" w:rsidRDefault="00F61D55"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61D55">
        <w:rPr>
          <w:rFonts w:ascii="Times New Roman" w:eastAsia="Times New Roman" w:hAnsi="Times New Roman" w:cs="Times New Roman"/>
          <w:kern w:val="0"/>
          <w:sz w:val="24"/>
          <w:szCs w:val="24"/>
          <w:lang w:eastAsia="en-IN"/>
          <w14:ligatures w14:val="none"/>
        </w:rPr>
        <w:t>[12] Elmasri and Navathe, Fundamentals of Database Systems, 7th Edition.</w:t>
      </w:r>
    </w:p>
    <w:p w14:paraId="494FEBA7" w14:textId="77777777" w:rsidR="00F61D55" w:rsidRPr="00F61D55" w:rsidRDefault="00F61D55"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61D55">
        <w:rPr>
          <w:rFonts w:ascii="Times New Roman" w:eastAsia="Times New Roman" w:hAnsi="Times New Roman" w:cs="Times New Roman"/>
          <w:kern w:val="0"/>
          <w:sz w:val="24"/>
          <w:szCs w:val="24"/>
          <w:lang w:eastAsia="en-IN"/>
          <w14:ligatures w14:val="none"/>
        </w:rPr>
        <w:t>[13] Oracle Database Concepts and Design Documentation.</w:t>
      </w:r>
    </w:p>
    <w:p w14:paraId="1A10473A" w14:textId="77777777" w:rsidR="00F61D55" w:rsidRPr="00F61D55" w:rsidRDefault="00F61D55"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61D55">
        <w:rPr>
          <w:rFonts w:ascii="Times New Roman" w:eastAsia="Times New Roman" w:hAnsi="Times New Roman" w:cs="Times New Roman"/>
          <w:kern w:val="0"/>
          <w:sz w:val="24"/>
          <w:szCs w:val="24"/>
          <w:lang w:eastAsia="en-IN"/>
          <w14:ligatures w14:val="none"/>
        </w:rPr>
        <w:t>[14] World Health Organization (WHO), Physical Activity Guidelines.</w:t>
      </w:r>
    </w:p>
    <w:p w14:paraId="7D894293" w14:textId="77777777" w:rsidR="00F61D55" w:rsidRPr="00F61D55" w:rsidRDefault="00F61D55"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61D55">
        <w:rPr>
          <w:rFonts w:ascii="Times New Roman" w:eastAsia="Times New Roman" w:hAnsi="Times New Roman" w:cs="Times New Roman"/>
          <w:kern w:val="0"/>
          <w:sz w:val="24"/>
          <w:szCs w:val="24"/>
          <w:lang w:eastAsia="en-IN"/>
          <w14:ligatures w14:val="none"/>
        </w:rPr>
        <w:t>[15] National Institute of Nutrition (NIN), Nutrition and Fitness Guidelines.</w:t>
      </w:r>
    </w:p>
    <w:p w14:paraId="15CBFEAF" w14:textId="77777777" w:rsidR="00F61D55" w:rsidRPr="00F61D55" w:rsidRDefault="00F61D55"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61D55">
        <w:rPr>
          <w:rFonts w:ascii="Times New Roman" w:eastAsia="Times New Roman" w:hAnsi="Times New Roman" w:cs="Times New Roman"/>
          <w:kern w:val="0"/>
          <w:sz w:val="24"/>
          <w:szCs w:val="24"/>
          <w:lang w:eastAsia="en-IN"/>
          <w14:ligatures w14:val="none"/>
        </w:rPr>
        <w:t xml:space="preserve">[16] Firebase </w:t>
      </w:r>
      <w:proofErr w:type="spellStart"/>
      <w:r w:rsidRPr="00F61D55">
        <w:rPr>
          <w:rFonts w:ascii="Times New Roman" w:eastAsia="Times New Roman" w:hAnsi="Times New Roman" w:cs="Times New Roman"/>
          <w:kern w:val="0"/>
          <w:sz w:val="24"/>
          <w:szCs w:val="24"/>
          <w:lang w:eastAsia="en-IN"/>
          <w14:ligatures w14:val="none"/>
        </w:rPr>
        <w:t>Firestore</w:t>
      </w:r>
      <w:proofErr w:type="spellEnd"/>
      <w:r w:rsidRPr="00F61D55">
        <w:rPr>
          <w:rFonts w:ascii="Times New Roman" w:eastAsia="Times New Roman" w:hAnsi="Times New Roman" w:cs="Times New Roman"/>
          <w:kern w:val="0"/>
          <w:sz w:val="24"/>
          <w:szCs w:val="24"/>
          <w:lang w:eastAsia="en-IN"/>
          <w14:ligatures w14:val="none"/>
        </w:rPr>
        <w:t xml:space="preserve"> Security Rules Documentation.</w:t>
      </w:r>
    </w:p>
    <w:p w14:paraId="4DF64E06" w14:textId="77777777" w:rsidR="00F61D55" w:rsidRPr="00F61D55" w:rsidRDefault="00F61D55" w:rsidP="00F61D5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61D55">
        <w:rPr>
          <w:rFonts w:ascii="Times New Roman" w:eastAsia="Times New Roman" w:hAnsi="Times New Roman" w:cs="Times New Roman"/>
          <w:kern w:val="0"/>
          <w:sz w:val="24"/>
          <w:szCs w:val="24"/>
          <w:lang w:eastAsia="en-IN"/>
          <w14:ligatures w14:val="none"/>
        </w:rPr>
        <w:t>[17] Git Version Control Documentation.</w:t>
      </w:r>
    </w:p>
    <w:p w14:paraId="13FECEB8" w14:textId="77777777" w:rsidR="00F61D55" w:rsidRPr="007C7FAA" w:rsidRDefault="00F61D55" w:rsidP="00F61D55">
      <w:pPr>
        <w:spacing w:after="0" w:line="360" w:lineRule="auto"/>
        <w:jc w:val="both"/>
        <w:rPr>
          <w:rFonts w:ascii="Times New Roman" w:eastAsia="Times New Roman" w:hAnsi="Times New Roman" w:cs="Times New Roman"/>
          <w:kern w:val="0"/>
          <w:sz w:val="24"/>
          <w:szCs w:val="24"/>
          <w:lang w:eastAsia="en-IN"/>
          <w14:ligatures w14:val="none"/>
        </w:rPr>
      </w:pPr>
    </w:p>
    <w:sectPr w:rsidR="00F61D55" w:rsidRPr="007C7FAA" w:rsidSect="002848D7">
      <w:pgSz w:w="11906" w:h="16838"/>
      <w:pgMar w:top="1440" w:right="1440" w:bottom="1440" w:left="21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8D88C" w14:textId="77777777" w:rsidR="009066E0" w:rsidRDefault="009066E0" w:rsidP="0056521F">
      <w:pPr>
        <w:spacing w:after="0" w:line="240" w:lineRule="auto"/>
      </w:pPr>
      <w:r>
        <w:separator/>
      </w:r>
    </w:p>
  </w:endnote>
  <w:endnote w:type="continuationSeparator" w:id="0">
    <w:p w14:paraId="40D500A1" w14:textId="77777777" w:rsidR="009066E0" w:rsidRDefault="009066E0" w:rsidP="005652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EF1B5" w14:textId="77777777" w:rsidR="009066E0" w:rsidRDefault="009066E0" w:rsidP="0056521F">
      <w:pPr>
        <w:spacing w:after="0" w:line="240" w:lineRule="auto"/>
      </w:pPr>
      <w:r>
        <w:separator/>
      </w:r>
    </w:p>
  </w:footnote>
  <w:footnote w:type="continuationSeparator" w:id="0">
    <w:p w14:paraId="0643F50C" w14:textId="77777777" w:rsidR="009066E0" w:rsidRDefault="009066E0" w:rsidP="005652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78C"/>
    <w:multiLevelType w:val="multilevel"/>
    <w:tmpl w:val="E54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D24C5"/>
    <w:multiLevelType w:val="multilevel"/>
    <w:tmpl w:val="C648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90A31"/>
    <w:multiLevelType w:val="multilevel"/>
    <w:tmpl w:val="5EA0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530B3"/>
    <w:multiLevelType w:val="multilevel"/>
    <w:tmpl w:val="1E00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B791A"/>
    <w:multiLevelType w:val="multilevel"/>
    <w:tmpl w:val="48D8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01B2C"/>
    <w:multiLevelType w:val="multilevel"/>
    <w:tmpl w:val="1556E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5E7341"/>
    <w:multiLevelType w:val="multilevel"/>
    <w:tmpl w:val="A4CA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072D3"/>
    <w:multiLevelType w:val="multilevel"/>
    <w:tmpl w:val="D48A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0D1184"/>
    <w:multiLevelType w:val="multilevel"/>
    <w:tmpl w:val="4ED2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1F4CE3"/>
    <w:multiLevelType w:val="multilevel"/>
    <w:tmpl w:val="D7FC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526D7E"/>
    <w:multiLevelType w:val="multilevel"/>
    <w:tmpl w:val="9EF2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28136A"/>
    <w:multiLevelType w:val="multilevel"/>
    <w:tmpl w:val="F4B6A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444D81"/>
    <w:multiLevelType w:val="multilevel"/>
    <w:tmpl w:val="29FC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4B18DA"/>
    <w:multiLevelType w:val="multilevel"/>
    <w:tmpl w:val="1042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986F30"/>
    <w:multiLevelType w:val="multilevel"/>
    <w:tmpl w:val="AEBE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0A77DE"/>
    <w:multiLevelType w:val="multilevel"/>
    <w:tmpl w:val="BA3C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990069"/>
    <w:multiLevelType w:val="multilevel"/>
    <w:tmpl w:val="C556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DE5F21"/>
    <w:multiLevelType w:val="multilevel"/>
    <w:tmpl w:val="7DE6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646B7A"/>
    <w:multiLevelType w:val="multilevel"/>
    <w:tmpl w:val="0C1A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C076C4"/>
    <w:multiLevelType w:val="multilevel"/>
    <w:tmpl w:val="0802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653903"/>
    <w:multiLevelType w:val="multilevel"/>
    <w:tmpl w:val="ABC2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A46086"/>
    <w:multiLevelType w:val="multilevel"/>
    <w:tmpl w:val="82E4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FC105A"/>
    <w:multiLevelType w:val="multilevel"/>
    <w:tmpl w:val="097C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E61578"/>
    <w:multiLevelType w:val="multilevel"/>
    <w:tmpl w:val="9706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01658F"/>
    <w:multiLevelType w:val="multilevel"/>
    <w:tmpl w:val="F9D2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AE49D4"/>
    <w:multiLevelType w:val="multilevel"/>
    <w:tmpl w:val="FA72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482A27"/>
    <w:multiLevelType w:val="multilevel"/>
    <w:tmpl w:val="B058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300FA4"/>
    <w:multiLevelType w:val="multilevel"/>
    <w:tmpl w:val="734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F15CE6"/>
    <w:multiLevelType w:val="multilevel"/>
    <w:tmpl w:val="4D78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7C6FE8"/>
    <w:multiLevelType w:val="multilevel"/>
    <w:tmpl w:val="B5C2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D921BD"/>
    <w:multiLevelType w:val="multilevel"/>
    <w:tmpl w:val="FF66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2E4F26"/>
    <w:multiLevelType w:val="multilevel"/>
    <w:tmpl w:val="6154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962B87"/>
    <w:multiLevelType w:val="multilevel"/>
    <w:tmpl w:val="4E68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AC7DE0"/>
    <w:multiLevelType w:val="multilevel"/>
    <w:tmpl w:val="A8D0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8E3C10"/>
    <w:multiLevelType w:val="multilevel"/>
    <w:tmpl w:val="E85C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C97937"/>
    <w:multiLevelType w:val="multilevel"/>
    <w:tmpl w:val="1D52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7D5B1E"/>
    <w:multiLevelType w:val="multilevel"/>
    <w:tmpl w:val="9514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AA15B7"/>
    <w:multiLevelType w:val="multilevel"/>
    <w:tmpl w:val="7AD6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BE12F6"/>
    <w:multiLevelType w:val="multilevel"/>
    <w:tmpl w:val="49F82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32012D0"/>
    <w:multiLevelType w:val="multilevel"/>
    <w:tmpl w:val="B85A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EE786E"/>
    <w:multiLevelType w:val="multilevel"/>
    <w:tmpl w:val="EDC2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CC2AE6"/>
    <w:multiLevelType w:val="multilevel"/>
    <w:tmpl w:val="E362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2E5706"/>
    <w:multiLevelType w:val="multilevel"/>
    <w:tmpl w:val="9BD4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9D04EE"/>
    <w:multiLevelType w:val="multilevel"/>
    <w:tmpl w:val="A9DC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225457"/>
    <w:multiLevelType w:val="multilevel"/>
    <w:tmpl w:val="C0CE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216111"/>
    <w:multiLevelType w:val="multilevel"/>
    <w:tmpl w:val="4902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497B77"/>
    <w:multiLevelType w:val="multilevel"/>
    <w:tmpl w:val="8BD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A841ED"/>
    <w:multiLevelType w:val="multilevel"/>
    <w:tmpl w:val="C6D0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C81F7E"/>
    <w:multiLevelType w:val="multilevel"/>
    <w:tmpl w:val="B97C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35099C"/>
    <w:multiLevelType w:val="multilevel"/>
    <w:tmpl w:val="C606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8218FA"/>
    <w:multiLevelType w:val="multilevel"/>
    <w:tmpl w:val="AEDE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0C22B5"/>
    <w:multiLevelType w:val="multilevel"/>
    <w:tmpl w:val="46FE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953010"/>
    <w:multiLevelType w:val="multilevel"/>
    <w:tmpl w:val="3A90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B713B3"/>
    <w:multiLevelType w:val="multilevel"/>
    <w:tmpl w:val="01EC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664F0C"/>
    <w:multiLevelType w:val="multilevel"/>
    <w:tmpl w:val="70F4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8C7AB9"/>
    <w:multiLevelType w:val="multilevel"/>
    <w:tmpl w:val="B116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CF2D6F"/>
    <w:multiLevelType w:val="multilevel"/>
    <w:tmpl w:val="688C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E105BB"/>
    <w:multiLevelType w:val="multilevel"/>
    <w:tmpl w:val="F23E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ED52BA"/>
    <w:multiLevelType w:val="multilevel"/>
    <w:tmpl w:val="E17E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595A3D"/>
    <w:multiLevelType w:val="multilevel"/>
    <w:tmpl w:val="4B9A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C86EE7"/>
    <w:multiLevelType w:val="multilevel"/>
    <w:tmpl w:val="E17E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0D52F5"/>
    <w:multiLevelType w:val="multilevel"/>
    <w:tmpl w:val="A7FC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1A4FB4"/>
    <w:multiLevelType w:val="multilevel"/>
    <w:tmpl w:val="04F4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771644"/>
    <w:multiLevelType w:val="multilevel"/>
    <w:tmpl w:val="DA88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5C4EE8"/>
    <w:multiLevelType w:val="multilevel"/>
    <w:tmpl w:val="BC84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8777FA"/>
    <w:multiLevelType w:val="multilevel"/>
    <w:tmpl w:val="258A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B522DB"/>
    <w:multiLevelType w:val="multilevel"/>
    <w:tmpl w:val="D3C6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CB5210"/>
    <w:multiLevelType w:val="multilevel"/>
    <w:tmpl w:val="FB90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195F40"/>
    <w:multiLevelType w:val="multilevel"/>
    <w:tmpl w:val="C1FEC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AFB6CC9"/>
    <w:multiLevelType w:val="multilevel"/>
    <w:tmpl w:val="53F8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9E0BDF"/>
    <w:multiLevelType w:val="multilevel"/>
    <w:tmpl w:val="2C76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377F41"/>
    <w:multiLevelType w:val="multilevel"/>
    <w:tmpl w:val="4830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BA7668"/>
    <w:multiLevelType w:val="multilevel"/>
    <w:tmpl w:val="9394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0F18B9"/>
    <w:multiLevelType w:val="multilevel"/>
    <w:tmpl w:val="495C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741917">
    <w:abstractNumId w:val="72"/>
  </w:num>
  <w:num w:numId="2" w16cid:durableId="1360397814">
    <w:abstractNumId w:val="19"/>
  </w:num>
  <w:num w:numId="3" w16cid:durableId="871649692">
    <w:abstractNumId w:val="63"/>
  </w:num>
  <w:num w:numId="4" w16cid:durableId="2028868785">
    <w:abstractNumId w:val="11"/>
  </w:num>
  <w:num w:numId="5" w16cid:durableId="1332292704">
    <w:abstractNumId w:val="2"/>
  </w:num>
  <w:num w:numId="6" w16cid:durableId="2025328044">
    <w:abstractNumId w:val="24"/>
  </w:num>
  <w:num w:numId="7" w16cid:durableId="546382150">
    <w:abstractNumId w:val="39"/>
  </w:num>
  <w:num w:numId="8" w16cid:durableId="858348185">
    <w:abstractNumId w:val="32"/>
  </w:num>
  <w:num w:numId="9" w16cid:durableId="692612934">
    <w:abstractNumId w:val="66"/>
  </w:num>
  <w:num w:numId="10" w16cid:durableId="174732429">
    <w:abstractNumId w:val="36"/>
  </w:num>
  <w:num w:numId="11" w16cid:durableId="312295074">
    <w:abstractNumId w:val="54"/>
  </w:num>
  <w:num w:numId="12" w16cid:durableId="1349869295">
    <w:abstractNumId w:val="35"/>
  </w:num>
  <w:num w:numId="13" w16cid:durableId="1537233910">
    <w:abstractNumId w:val="53"/>
  </w:num>
  <w:num w:numId="14" w16cid:durableId="181742838">
    <w:abstractNumId w:val="3"/>
  </w:num>
  <w:num w:numId="15" w16cid:durableId="1342974244">
    <w:abstractNumId w:val="25"/>
  </w:num>
  <w:num w:numId="16" w16cid:durableId="1532839520">
    <w:abstractNumId w:val="0"/>
  </w:num>
  <w:num w:numId="17" w16cid:durableId="1379667877">
    <w:abstractNumId w:val="12"/>
  </w:num>
  <w:num w:numId="18" w16cid:durableId="388891451">
    <w:abstractNumId w:val="56"/>
  </w:num>
  <w:num w:numId="19" w16cid:durableId="1585141099">
    <w:abstractNumId w:val="33"/>
  </w:num>
  <w:num w:numId="20" w16cid:durableId="1307052333">
    <w:abstractNumId w:val="45"/>
  </w:num>
  <w:num w:numId="21" w16cid:durableId="1357005210">
    <w:abstractNumId w:val="30"/>
  </w:num>
  <w:num w:numId="22" w16cid:durableId="1417828612">
    <w:abstractNumId w:val="44"/>
  </w:num>
  <w:num w:numId="23" w16cid:durableId="1816875449">
    <w:abstractNumId w:val="50"/>
  </w:num>
  <w:num w:numId="24" w16cid:durableId="1395395395">
    <w:abstractNumId w:val="62"/>
  </w:num>
  <w:num w:numId="25" w16cid:durableId="382294604">
    <w:abstractNumId w:val="59"/>
  </w:num>
  <w:num w:numId="26" w16cid:durableId="225723209">
    <w:abstractNumId w:val="69"/>
  </w:num>
  <w:num w:numId="27" w16cid:durableId="637414022">
    <w:abstractNumId w:val="13"/>
  </w:num>
  <w:num w:numId="28" w16cid:durableId="917133148">
    <w:abstractNumId w:val="1"/>
  </w:num>
  <w:num w:numId="29" w16cid:durableId="1024093862">
    <w:abstractNumId w:val="26"/>
  </w:num>
  <w:num w:numId="30" w16cid:durableId="1808738280">
    <w:abstractNumId w:val="40"/>
  </w:num>
  <w:num w:numId="31" w16cid:durableId="827013129">
    <w:abstractNumId w:val="22"/>
  </w:num>
  <w:num w:numId="32" w16cid:durableId="299648548">
    <w:abstractNumId w:val="64"/>
  </w:num>
  <w:num w:numId="33" w16cid:durableId="496042780">
    <w:abstractNumId w:val="18"/>
  </w:num>
  <w:num w:numId="34" w16cid:durableId="1618635371">
    <w:abstractNumId w:val="71"/>
  </w:num>
  <w:num w:numId="35" w16cid:durableId="599414844">
    <w:abstractNumId w:val="37"/>
  </w:num>
  <w:num w:numId="36" w16cid:durableId="400055748">
    <w:abstractNumId w:val="52"/>
  </w:num>
  <w:num w:numId="37" w16cid:durableId="2097245473">
    <w:abstractNumId w:val="51"/>
  </w:num>
  <w:num w:numId="38" w16cid:durableId="1555505520">
    <w:abstractNumId w:val="49"/>
  </w:num>
  <w:num w:numId="39" w16cid:durableId="1149787143">
    <w:abstractNumId w:val="6"/>
  </w:num>
  <w:num w:numId="40" w16cid:durableId="900405132">
    <w:abstractNumId w:val="73"/>
  </w:num>
  <w:num w:numId="41" w16cid:durableId="1451390774">
    <w:abstractNumId w:val="16"/>
  </w:num>
  <w:num w:numId="42" w16cid:durableId="435517581">
    <w:abstractNumId w:val="28"/>
  </w:num>
  <w:num w:numId="43" w16cid:durableId="1369449644">
    <w:abstractNumId w:val="27"/>
  </w:num>
  <w:num w:numId="44" w16cid:durableId="752316996">
    <w:abstractNumId w:val="14"/>
  </w:num>
  <w:num w:numId="45" w16cid:durableId="2010909125">
    <w:abstractNumId w:val="57"/>
  </w:num>
  <w:num w:numId="46" w16cid:durableId="1723749250">
    <w:abstractNumId w:val="70"/>
  </w:num>
  <w:num w:numId="47" w16cid:durableId="1957783763">
    <w:abstractNumId w:val="10"/>
  </w:num>
  <w:num w:numId="48" w16cid:durableId="1805810311">
    <w:abstractNumId w:val="46"/>
  </w:num>
  <w:num w:numId="49" w16cid:durableId="12653428">
    <w:abstractNumId w:val="68"/>
  </w:num>
  <w:num w:numId="50" w16cid:durableId="772088452">
    <w:abstractNumId w:val="5"/>
  </w:num>
  <w:num w:numId="51" w16cid:durableId="1097407560">
    <w:abstractNumId w:val="65"/>
  </w:num>
  <w:num w:numId="52" w16cid:durableId="1850174151">
    <w:abstractNumId w:val="42"/>
  </w:num>
  <w:num w:numId="53" w16cid:durableId="1956711512">
    <w:abstractNumId w:val="41"/>
  </w:num>
  <w:num w:numId="54" w16cid:durableId="1249190086">
    <w:abstractNumId w:val="47"/>
  </w:num>
  <w:num w:numId="55" w16cid:durableId="1815639122">
    <w:abstractNumId w:val="7"/>
  </w:num>
  <w:num w:numId="56" w16cid:durableId="1254780530">
    <w:abstractNumId w:val="38"/>
  </w:num>
  <w:num w:numId="57" w16cid:durableId="10187480">
    <w:abstractNumId w:val="58"/>
  </w:num>
  <w:num w:numId="58" w16cid:durableId="532961586">
    <w:abstractNumId w:val="20"/>
  </w:num>
  <w:num w:numId="59" w16cid:durableId="722563343">
    <w:abstractNumId w:val="34"/>
  </w:num>
  <w:num w:numId="60" w16cid:durableId="2050378055">
    <w:abstractNumId w:val="67"/>
  </w:num>
  <w:num w:numId="61" w16cid:durableId="828401719">
    <w:abstractNumId w:val="60"/>
  </w:num>
  <w:num w:numId="62" w16cid:durableId="768424967">
    <w:abstractNumId w:val="48"/>
  </w:num>
  <w:num w:numId="63" w16cid:durableId="939802407">
    <w:abstractNumId w:val="31"/>
  </w:num>
  <w:num w:numId="64" w16cid:durableId="1379478343">
    <w:abstractNumId w:val="4"/>
  </w:num>
  <w:num w:numId="65" w16cid:durableId="627319038">
    <w:abstractNumId w:val="8"/>
  </w:num>
  <w:num w:numId="66" w16cid:durableId="137038794">
    <w:abstractNumId w:val="43"/>
  </w:num>
  <w:num w:numId="67" w16cid:durableId="1799489390">
    <w:abstractNumId w:val="15"/>
  </w:num>
  <w:num w:numId="68" w16cid:durableId="1815289267">
    <w:abstractNumId w:val="29"/>
  </w:num>
  <w:num w:numId="69" w16cid:durableId="1503231712">
    <w:abstractNumId w:val="23"/>
  </w:num>
  <w:num w:numId="70" w16cid:durableId="1644113333">
    <w:abstractNumId w:val="21"/>
  </w:num>
  <w:num w:numId="71" w16cid:durableId="206798489">
    <w:abstractNumId w:val="61"/>
  </w:num>
  <w:num w:numId="72" w16cid:durableId="656879904">
    <w:abstractNumId w:val="17"/>
  </w:num>
  <w:num w:numId="73" w16cid:durableId="974481978">
    <w:abstractNumId w:val="55"/>
  </w:num>
  <w:num w:numId="74" w16cid:durableId="251278841">
    <w:abstractNumId w:val="9"/>
  </w:num>
  <w:numIdMacAtCleanup w:val="7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wner">
    <w15:presenceInfo w15:providerId="None" w15:userId="Owner"/>
  </w15:person>
  <w15:person w15:author="Sameer Khan">
    <w15:presenceInfo w15:providerId="Windows Live" w15:userId="6a77c5c1a77d43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8D7"/>
    <w:rsid w:val="00080D6B"/>
    <w:rsid w:val="001969FD"/>
    <w:rsid w:val="001D5E65"/>
    <w:rsid w:val="001E0C02"/>
    <w:rsid w:val="002848D7"/>
    <w:rsid w:val="003A2022"/>
    <w:rsid w:val="004A1D5B"/>
    <w:rsid w:val="0053510A"/>
    <w:rsid w:val="00543753"/>
    <w:rsid w:val="0056521F"/>
    <w:rsid w:val="005C1C09"/>
    <w:rsid w:val="00602061"/>
    <w:rsid w:val="00621776"/>
    <w:rsid w:val="00672251"/>
    <w:rsid w:val="0073320B"/>
    <w:rsid w:val="00763996"/>
    <w:rsid w:val="007C7FAA"/>
    <w:rsid w:val="007F4D35"/>
    <w:rsid w:val="00866549"/>
    <w:rsid w:val="00872A53"/>
    <w:rsid w:val="008C7601"/>
    <w:rsid w:val="009066E0"/>
    <w:rsid w:val="00920046"/>
    <w:rsid w:val="009441FA"/>
    <w:rsid w:val="009E2311"/>
    <w:rsid w:val="00A46842"/>
    <w:rsid w:val="00A83182"/>
    <w:rsid w:val="00AB22C0"/>
    <w:rsid w:val="00AC753E"/>
    <w:rsid w:val="00B57D49"/>
    <w:rsid w:val="00BD104A"/>
    <w:rsid w:val="00C966B2"/>
    <w:rsid w:val="00C96DB3"/>
    <w:rsid w:val="00CA04FC"/>
    <w:rsid w:val="00CF0A93"/>
    <w:rsid w:val="00D14CF8"/>
    <w:rsid w:val="00D2539C"/>
    <w:rsid w:val="00DA2DAE"/>
    <w:rsid w:val="00DB7FD6"/>
    <w:rsid w:val="00E83273"/>
    <w:rsid w:val="00EE65A4"/>
    <w:rsid w:val="00F61D55"/>
    <w:rsid w:val="00FE637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1C15"/>
  <w15:chartTrackingRefBased/>
  <w15:docId w15:val="{24EEB500-9E30-45B3-BB14-64B40834F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C02"/>
  </w:style>
  <w:style w:type="paragraph" w:styleId="Heading1">
    <w:name w:val="heading 1"/>
    <w:basedOn w:val="Normal"/>
    <w:next w:val="Normal"/>
    <w:link w:val="Heading1Char"/>
    <w:uiPriority w:val="9"/>
    <w:qFormat/>
    <w:rsid w:val="002848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48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48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48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48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48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8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8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8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8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48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48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48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48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48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8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8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8D7"/>
    <w:rPr>
      <w:rFonts w:eastAsiaTheme="majorEastAsia" w:cstheme="majorBidi"/>
      <w:color w:val="272727" w:themeColor="text1" w:themeTint="D8"/>
    </w:rPr>
  </w:style>
  <w:style w:type="paragraph" w:styleId="Title">
    <w:name w:val="Title"/>
    <w:basedOn w:val="Normal"/>
    <w:next w:val="Normal"/>
    <w:link w:val="TitleChar"/>
    <w:uiPriority w:val="10"/>
    <w:qFormat/>
    <w:rsid w:val="00284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8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8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8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8D7"/>
    <w:pPr>
      <w:spacing w:before="160"/>
      <w:jc w:val="center"/>
    </w:pPr>
    <w:rPr>
      <w:i/>
      <w:iCs/>
      <w:color w:val="404040" w:themeColor="text1" w:themeTint="BF"/>
    </w:rPr>
  </w:style>
  <w:style w:type="character" w:customStyle="1" w:styleId="QuoteChar">
    <w:name w:val="Quote Char"/>
    <w:basedOn w:val="DefaultParagraphFont"/>
    <w:link w:val="Quote"/>
    <w:uiPriority w:val="29"/>
    <w:rsid w:val="002848D7"/>
    <w:rPr>
      <w:i/>
      <w:iCs/>
      <w:color w:val="404040" w:themeColor="text1" w:themeTint="BF"/>
    </w:rPr>
  </w:style>
  <w:style w:type="paragraph" w:styleId="ListParagraph">
    <w:name w:val="List Paragraph"/>
    <w:basedOn w:val="Normal"/>
    <w:uiPriority w:val="34"/>
    <w:qFormat/>
    <w:rsid w:val="002848D7"/>
    <w:pPr>
      <w:ind w:left="720"/>
      <w:contextualSpacing/>
    </w:pPr>
  </w:style>
  <w:style w:type="character" w:styleId="IntenseEmphasis">
    <w:name w:val="Intense Emphasis"/>
    <w:basedOn w:val="DefaultParagraphFont"/>
    <w:uiPriority w:val="21"/>
    <w:qFormat/>
    <w:rsid w:val="002848D7"/>
    <w:rPr>
      <w:i/>
      <w:iCs/>
      <w:color w:val="2F5496" w:themeColor="accent1" w:themeShade="BF"/>
    </w:rPr>
  </w:style>
  <w:style w:type="paragraph" w:styleId="IntenseQuote">
    <w:name w:val="Intense Quote"/>
    <w:basedOn w:val="Normal"/>
    <w:next w:val="Normal"/>
    <w:link w:val="IntenseQuoteChar"/>
    <w:uiPriority w:val="30"/>
    <w:qFormat/>
    <w:rsid w:val="002848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48D7"/>
    <w:rPr>
      <w:i/>
      <w:iCs/>
      <w:color w:val="2F5496" w:themeColor="accent1" w:themeShade="BF"/>
    </w:rPr>
  </w:style>
  <w:style w:type="character" w:styleId="IntenseReference">
    <w:name w:val="Intense Reference"/>
    <w:basedOn w:val="DefaultParagraphFont"/>
    <w:uiPriority w:val="32"/>
    <w:qFormat/>
    <w:rsid w:val="002848D7"/>
    <w:rPr>
      <w:b/>
      <w:bCs/>
      <w:smallCaps/>
      <w:color w:val="2F5496" w:themeColor="accent1" w:themeShade="BF"/>
      <w:spacing w:val="5"/>
    </w:rPr>
  </w:style>
  <w:style w:type="paragraph" w:styleId="TOC1">
    <w:name w:val="toc 1"/>
    <w:basedOn w:val="Normal"/>
    <w:next w:val="Normal"/>
    <w:autoRedefine/>
    <w:uiPriority w:val="39"/>
    <w:unhideWhenUsed/>
    <w:rsid w:val="00BD104A"/>
    <w:pPr>
      <w:spacing w:before="360" w:after="360"/>
    </w:pPr>
    <w:rPr>
      <w:rFonts w:cstheme="minorHAnsi"/>
      <w:b/>
      <w:bCs/>
      <w:caps/>
      <w:u w:val="single"/>
    </w:rPr>
  </w:style>
  <w:style w:type="paragraph" w:styleId="TOC2">
    <w:name w:val="toc 2"/>
    <w:basedOn w:val="Normal"/>
    <w:next w:val="Normal"/>
    <w:autoRedefine/>
    <w:uiPriority w:val="39"/>
    <w:unhideWhenUsed/>
    <w:rsid w:val="00BD104A"/>
    <w:pPr>
      <w:spacing w:after="0"/>
    </w:pPr>
    <w:rPr>
      <w:rFonts w:cstheme="minorHAnsi"/>
      <w:b/>
      <w:bCs/>
      <w:smallCaps/>
    </w:rPr>
  </w:style>
  <w:style w:type="paragraph" w:styleId="TOC3">
    <w:name w:val="toc 3"/>
    <w:basedOn w:val="Normal"/>
    <w:next w:val="Normal"/>
    <w:autoRedefine/>
    <w:uiPriority w:val="39"/>
    <w:unhideWhenUsed/>
    <w:rsid w:val="00BD104A"/>
    <w:pPr>
      <w:spacing w:after="0"/>
    </w:pPr>
    <w:rPr>
      <w:rFonts w:cstheme="minorHAnsi"/>
      <w:smallCaps/>
    </w:rPr>
  </w:style>
  <w:style w:type="paragraph" w:styleId="TOC4">
    <w:name w:val="toc 4"/>
    <w:basedOn w:val="Normal"/>
    <w:next w:val="Normal"/>
    <w:autoRedefine/>
    <w:uiPriority w:val="39"/>
    <w:unhideWhenUsed/>
    <w:rsid w:val="00BD104A"/>
    <w:pPr>
      <w:spacing w:after="0"/>
    </w:pPr>
    <w:rPr>
      <w:rFonts w:cstheme="minorHAnsi"/>
    </w:rPr>
  </w:style>
  <w:style w:type="paragraph" w:styleId="TOC5">
    <w:name w:val="toc 5"/>
    <w:basedOn w:val="Normal"/>
    <w:next w:val="Normal"/>
    <w:autoRedefine/>
    <w:uiPriority w:val="39"/>
    <w:unhideWhenUsed/>
    <w:rsid w:val="00BD104A"/>
    <w:pPr>
      <w:spacing w:after="0"/>
    </w:pPr>
    <w:rPr>
      <w:rFonts w:cstheme="minorHAnsi"/>
    </w:rPr>
  </w:style>
  <w:style w:type="paragraph" w:styleId="TOC6">
    <w:name w:val="toc 6"/>
    <w:basedOn w:val="Normal"/>
    <w:next w:val="Normal"/>
    <w:autoRedefine/>
    <w:uiPriority w:val="39"/>
    <w:unhideWhenUsed/>
    <w:rsid w:val="00BD104A"/>
    <w:pPr>
      <w:spacing w:after="0"/>
    </w:pPr>
    <w:rPr>
      <w:rFonts w:cstheme="minorHAnsi"/>
    </w:rPr>
  </w:style>
  <w:style w:type="paragraph" w:styleId="TOC7">
    <w:name w:val="toc 7"/>
    <w:basedOn w:val="Normal"/>
    <w:next w:val="Normal"/>
    <w:autoRedefine/>
    <w:uiPriority w:val="39"/>
    <w:unhideWhenUsed/>
    <w:rsid w:val="00BD104A"/>
    <w:pPr>
      <w:spacing w:after="0"/>
    </w:pPr>
    <w:rPr>
      <w:rFonts w:cstheme="minorHAnsi"/>
    </w:rPr>
  </w:style>
  <w:style w:type="paragraph" w:styleId="TOC8">
    <w:name w:val="toc 8"/>
    <w:basedOn w:val="Normal"/>
    <w:next w:val="Normal"/>
    <w:autoRedefine/>
    <w:uiPriority w:val="39"/>
    <w:unhideWhenUsed/>
    <w:rsid w:val="00BD104A"/>
    <w:pPr>
      <w:spacing w:after="0"/>
    </w:pPr>
    <w:rPr>
      <w:rFonts w:cstheme="minorHAnsi"/>
    </w:rPr>
  </w:style>
  <w:style w:type="paragraph" w:styleId="TOC9">
    <w:name w:val="toc 9"/>
    <w:basedOn w:val="Normal"/>
    <w:next w:val="Normal"/>
    <w:autoRedefine/>
    <w:uiPriority w:val="39"/>
    <w:unhideWhenUsed/>
    <w:rsid w:val="00BD104A"/>
    <w:pPr>
      <w:spacing w:after="0"/>
    </w:pPr>
    <w:rPr>
      <w:rFonts w:cstheme="minorHAnsi"/>
    </w:rPr>
  </w:style>
  <w:style w:type="paragraph" w:styleId="Header">
    <w:name w:val="header"/>
    <w:basedOn w:val="Normal"/>
    <w:link w:val="HeaderChar"/>
    <w:uiPriority w:val="99"/>
    <w:unhideWhenUsed/>
    <w:rsid w:val="005652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21F"/>
  </w:style>
  <w:style w:type="paragraph" w:styleId="Footer">
    <w:name w:val="footer"/>
    <w:basedOn w:val="Normal"/>
    <w:link w:val="FooterChar"/>
    <w:uiPriority w:val="99"/>
    <w:unhideWhenUsed/>
    <w:rsid w:val="005652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21F"/>
  </w:style>
  <w:style w:type="character" w:styleId="Hyperlink">
    <w:name w:val="Hyperlink"/>
    <w:basedOn w:val="DefaultParagraphFont"/>
    <w:uiPriority w:val="99"/>
    <w:unhideWhenUsed/>
    <w:rsid w:val="001E0C02"/>
    <w:rPr>
      <w:color w:val="0563C1" w:themeColor="hyperlink"/>
      <w:u w:val="single"/>
    </w:rPr>
  </w:style>
  <w:style w:type="character" w:styleId="UnresolvedMention">
    <w:name w:val="Unresolved Mention"/>
    <w:basedOn w:val="DefaultParagraphFont"/>
    <w:uiPriority w:val="99"/>
    <w:semiHidden/>
    <w:unhideWhenUsed/>
    <w:rsid w:val="001E0C02"/>
    <w:rPr>
      <w:color w:val="605E5C"/>
      <w:shd w:val="clear" w:color="auto" w:fill="E1DFDD"/>
    </w:rPr>
  </w:style>
  <w:style w:type="paragraph" w:styleId="Revision">
    <w:name w:val="Revision"/>
    <w:hidden/>
    <w:uiPriority w:val="99"/>
    <w:semiHidden/>
    <w:rsid w:val="00672251"/>
    <w:pPr>
      <w:spacing w:after="0" w:line="240" w:lineRule="auto"/>
    </w:pPr>
  </w:style>
  <w:style w:type="paragraph" w:styleId="NormalWeb">
    <w:name w:val="Normal (Web)"/>
    <w:basedOn w:val="Normal"/>
    <w:uiPriority w:val="99"/>
    <w:semiHidden/>
    <w:unhideWhenUsed/>
    <w:rsid w:val="00CF0A9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3191">
      <w:bodyDiv w:val="1"/>
      <w:marLeft w:val="0"/>
      <w:marRight w:val="0"/>
      <w:marTop w:val="0"/>
      <w:marBottom w:val="0"/>
      <w:divBdr>
        <w:top w:val="none" w:sz="0" w:space="0" w:color="auto"/>
        <w:left w:val="none" w:sz="0" w:space="0" w:color="auto"/>
        <w:bottom w:val="none" w:sz="0" w:space="0" w:color="auto"/>
        <w:right w:val="none" w:sz="0" w:space="0" w:color="auto"/>
      </w:divBdr>
    </w:div>
    <w:div w:id="24142017">
      <w:bodyDiv w:val="1"/>
      <w:marLeft w:val="0"/>
      <w:marRight w:val="0"/>
      <w:marTop w:val="0"/>
      <w:marBottom w:val="0"/>
      <w:divBdr>
        <w:top w:val="none" w:sz="0" w:space="0" w:color="auto"/>
        <w:left w:val="none" w:sz="0" w:space="0" w:color="auto"/>
        <w:bottom w:val="none" w:sz="0" w:space="0" w:color="auto"/>
        <w:right w:val="none" w:sz="0" w:space="0" w:color="auto"/>
      </w:divBdr>
    </w:div>
    <w:div w:id="117645485">
      <w:bodyDiv w:val="1"/>
      <w:marLeft w:val="0"/>
      <w:marRight w:val="0"/>
      <w:marTop w:val="0"/>
      <w:marBottom w:val="0"/>
      <w:divBdr>
        <w:top w:val="none" w:sz="0" w:space="0" w:color="auto"/>
        <w:left w:val="none" w:sz="0" w:space="0" w:color="auto"/>
        <w:bottom w:val="none" w:sz="0" w:space="0" w:color="auto"/>
        <w:right w:val="none" w:sz="0" w:space="0" w:color="auto"/>
      </w:divBdr>
    </w:div>
    <w:div w:id="147937785">
      <w:bodyDiv w:val="1"/>
      <w:marLeft w:val="0"/>
      <w:marRight w:val="0"/>
      <w:marTop w:val="0"/>
      <w:marBottom w:val="0"/>
      <w:divBdr>
        <w:top w:val="none" w:sz="0" w:space="0" w:color="auto"/>
        <w:left w:val="none" w:sz="0" w:space="0" w:color="auto"/>
        <w:bottom w:val="none" w:sz="0" w:space="0" w:color="auto"/>
        <w:right w:val="none" w:sz="0" w:space="0" w:color="auto"/>
      </w:divBdr>
    </w:div>
    <w:div w:id="149634962">
      <w:bodyDiv w:val="1"/>
      <w:marLeft w:val="0"/>
      <w:marRight w:val="0"/>
      <w:marTop w:val="0"/>
      <w:marBottom w:val="0"/>
      <w:divBdr>
        <w:top w:val="none" w:sz="0" w:space="0" w:color="auto"/>
        <w:left w:val="none" w:sz="0" w:space="0" w:color="auto"/>
        <w:bottom w:val="none" w:sz="0" w:space="0" w:color="auto"/>
        <w:right w:val="none" w:sz="0" w:space="0" w:color="auto"/>
      </w:divBdr>
    </w:div>
    <w:div w:id="152839994">
      <w:bodyDiv w:val="1"/>
      <w:marLeft w:val="0"/>
      <w:marRight w:val="0"/>
      <w:marTop w:val="0"/>
      <w:marBottom w:val="0"/>
      <w:divBdr>
        <w:top w:val="none" w:sz="0" w:space="0" w:color="auto"/>
        <w:left w:val="none" w:sz="0" w:space="0" w:color="auto"/>
        <w:bottom w:val="none" w:sz="0" w:space="0" w:color="auto"/>
        <w:right w:val="none" w:sz="0" w:space="0" w:color="auto"/>
      </w:divBdr>
    </w:div>
    <w:div w:id="176115493">
      <w:bodyDiv w:val="1"/>
      <w:marLeft w:val="0"/>
      <w:marRight w:val="0"/>
      <w:marTop w:val="0"/>
      <w:marBottom w:val="0"/>
      <w:divBdr>
        <w:top w:val="none" w:sz="0" w:space="0" w:color="auto"/>
        <w:left w:val="none" w:sz="0" w:space="0" w:color="auto"/>
        <w:bottom w:val="none" w:sz="0" w:space="0" w:color="auto"/>
        <w:right w:val="none" w:sz="0" w:space="0" w:color="auto"/>
      </w:divBdr>
    </w:div>
    <w:div w:id="193613497">
      <w:bodyDiv w:val="1"/>
      <w:marLeft w:val="0"/>
      <w:marRight w:val="0"/>
      <w:marTop w:val="0"/>
      <w:marBottom w:val="0"/>
      <w:divBdr>
        <w:top w:val="none" w:sz="0" w:space="0" w:color="auto"/>
        <w:left w:val="none" w:sz="0" w:space="0" w:color="auto"/>
        <w:bottom w:val="none" w:sz="0" w:space="0" w:color="auto"/>
        <w:right w:val="none" w:sz="0" w:space="0" w:color="auto"/>
      </w:divBdr>
    </w:div>
    <w:div w:id="259947150">
      <w:bodyDiv w:val="1"/>
      <w:marLeft w:val="0"/>
      <w:marRight w:val="0"/>
      <w:marTop w:val="0"/>
      <w:marBottom w:val="0"/>
      <w:divBdr>
        <w:top w:val="none" w:sz="0" w:space="0" w:color="auto"/>
        <w:left w:val="none" w:sz="0" w:space="0" w:color="auto"/>
        <w:bottom w:val="none" w:sz="0" w:space="0" w:color="auto"/>
        <w:right w:val="none" w:sz="0" w:space="0" w:color="auto"/>
      </w:divBdr>
    </w:div>
    <w:div w:id="375396662">
      <w:bodyDiv w:val="1"/>
      <w:marLeft w:val="0"/>
      <w:marRight w:val="0"/>
      <w:marTop w:val="0"/>
      <w:marBottom w:val="0"/>
      <w:divBdr>
        <w:top w:val="none" w:sz="0" w:space="0" w:color="auto"/>
        <w:left w:val="none" w:sz="0" w:space="0" w:color="auto"/>
        <w:bottom w:val="none" w:sz="0" w:space="0" w:color="auto"/>
        <w:right w:val="none" w:sz="0" w:space="0" w:color="auto"/>
      </w:divBdr>
    </w:div>
    <w:div w:id="390351152">
      <w:bodyDiv w:val="1"/>
      <w:marLeft w:val="0"/>
      <w:marRight w:val="0"/>
      <w:marTop w:val="0"/>
      <w:marBottom w:val="0"/>
      <w:divBdr>
        <w:top w:val="none" w:sz="0" w:space="0" w:color="auto"/>
        <w:left w:val="none" w:sz="0" w:space="0" w:color="auto"/>
        <w:bottom w:val="none" w:sz="0" w:space="0" w:color="auto"/>
        <w:right w:val="none" w:sz="0" w:space="0" w:color="auto"/>
      </w:divBdr>
    </w:div>
    <w:div w:id="390619691">
      <w:bodyDiv w:val="1"/>
      <w:marLeft w:val="0"/>
      <w:marRight w:val="0"/>
      <w:marTop w:val="0"/>
      <w:marBottom w:val="0"/>
      <w:divBdr>
        <w:top w:val="none" w:sz="0" w:space="0" w:color="auto"/>
        <w:left w:val="none" w:sz="0" w:space="0" w:color="auto"/>
        <w:bottom w:val="none" w:sz="0" w:space="0" w:color="auto"/>
        <w:right w:val="none" w:sz="0" w:space="0" w:color="auto"/>
      </w:divBdr>
    </w:div>
    <w:div w:id="401295387">
      <w:bodyDiv w:val="1"/>
      <w:marLeft w:val="0"/>
      <w:marRight w:val="0"/>
      <w:marTop w:val="0"/>
      <w:marBottom w:val="0"/>
      <w:divBdr>
        <w:top w:val="none" w:sz="0" w:space="0" w:color="auto"/>
        <w:left w:val="none" w:sz="0" w:space="0" w:color="auto"/>
        <w:bottom w:val="none" w:sz="0" w:space="0" w:color="auto"/>
        <w:right w:val="none" w:sz="0" w:space="0" w:color="auto"/>
      </w:divBdr>
    </w:div>
    <w:div w:id="438334063">
      <w:bodyDiv w:val="1"/>
      <w:marLeft w:val="0"/>
      <w:marRight w:val="0"/>
      <w:marTop w:val="0"/>
      <w:marBottom w:val="0"/>
      <w:divBdr>
        <w:top w:val="none" w:sz="0" w:space="0" w:color="auto"/>
        <w:left w:val="none" w:sz="0" w:space="0" w:color="auto"/>
        <w:bottom w:val="none" w:sz="0" w:space="0" w:color="auto"/>
        <w:right w:val="none" w:sz="0" w:space="0" w:color="auto"/>
      </w:divBdr>
    </w:div>
    <w:div w:id="546340356">
      <w:bodyDiv w:val="1"/>
      <w:marLeft w:val="0"/>
      <w:marRight w:val="0"/>
      <w:marTop w:val="0"/>
      <w:marBottom w:val="0"/>
      <w:divBdr>
        <w:top w:val="none" w:sz="0" w:space="0" w:color="auto"/>
        <w:left w:val="none" w:sz="0" w:space="0" w:color="auto"/>
        <w:bottom w:val="none" w:sz="0" w:space="0" w:color="auto"/>
        <w:right w:val="none" w:sz="0" w:space="0" w:color="auto"/>
      </w:divBdr>
    </w:div>
    <w:div w:id="601107526">
      <w:bodyDiv w:val="1"/>
      <w:marLeft w:val="0"/>
      <w:marRight w:val="0"/>
      <w:marTop w:val="0"/>
      <w:marBottom w:val="0"/>
      <w:divBdr>
        <w:top w:val="none" w:sz="0" w:space="0" w:color="auto"/>
        <w:left w:val="none" w:sz="0" w:space="0" w:color="auto"/>
        <w:bottom w:val="none" w:sz="0" w:space="0" w:color="auto"/>
        <w:right w:val="none" w:sz="0" w:space="0" w:color="auto"/>
      </w:divBdr>
    </w:div>
    <w:div w:id="611786013">
      <w:bodyDiv w:val="1"/>
      <w:marLeft w:val="0"/>
      <w:marRight w:val="0"/>
      <w:marTop w:val="0"/>
      <w:marBottom w:val="0"/>
      <w:divBdr>
        <w:top w:val="none" w:sz="0" w:space="0" w:color="auto"/>
        <w:left w:val="none" w:sz="0" w:space="0" w:color="auto"/>
        <w:bottom w:val="none" w:sz="0" w:space="0" w:color="auto"/>
        <w:right w:val="none" w:sz="0" w:space="0" w:color="auto"/>
      </w:divBdr>
    </w:div>
    <w:div w:id="656035994">
      <w:bodyDiv w:val="1"/>
      <w:marLeft w:val="0"/>
      <w:marRight w:val="0"/>
      <w:marTop w:val="0"/>
      <w:marBottom w:val="0"/>
      <w:divBdr>
        <w:top w:val="none" w:sz="0" w:space="0" w:color="auto"/>
        <w:left w:val="none" w:sz="0" w:space="0" w:color="auto"/>
        <w:bottom w:val="none" w:sz="0" w:space="0" w:color="auto"/>
        <w:right w:val="none" w:sz="0" w:space="0" w:color="auto"/>
      </w:divBdr>
    </w:div>
    <w:div w:id="819269882">
      <w:bodyDiv w:val="1"/>
      <w:marLeft w:val="0"/>
      <w:marRight w:val="0"/>
      <w:marTop w:val="0"/>
      <w:marBottom w:val="0"/>
      <w:divBdr>
        <w:top w:val="none" w:sz="0" w:space="0" w:color="auto"/>
        <w:left w:val="none" w:sz="0" w:space="0" w:color="auto"/>
        <w:bottom w:val="none" w:sz="0" w:space="0" w:color="auto"/>
        <w:right w:val="none" w:sz="0" w:space="0" w:color="auto"/>
      </w:divBdr>
    </w:div>
    <w:div w:id="947472428">
      <w:bodyDiv w:val="1"/>
      <w:marLeft w:val="0"/>
      <w:marRight w:val="0"/>
      <w:marTop w:val="0"/>
      <w:marBottom w:val="0"/>
      <w:divBdr>
        <w:top w:val="none" w:sz="0" w:space="0" w:color="auto"/>
        <w:left w:val="none" w:sz="0" w:space="0" w:color="auto"/>
        <w:bottom w:val="none" w:sz="0" w:space="0" w:color="auto"/>
        <w:right w:val="none" w:sz="0" w:space="0" w:color="auto"/>
      </w:divBdr>
    </w:div>
    <w:div w:id="958419660">
      <w:bodyDiv w:val="1"/>
      <w:marLeft w:val="0"/>
      <w:marRight w:val="0"/>
      <w:marTop w:val="0"/>
      <w:marBottom w:val="0"/>
      <w:divBdr>
        <w:top w:val="none" w:sz="0" w:space="0" w:color="auto"/>
        <w:left w:val="none" w:sz="0" w:space="0" w:color="auto"/>
        <w:bottom w:val="none" w:sz="0" w:space="0" w:color="auto"/>
        <w:right w:val="none" w:sz="0" w:space="0" w:color="auto"/>
      </w:divBdr>
    </w:div>
    <w:div w:id="974678226">
      <w:bodyDiv w:val="1"/>
      <w:marLeft w:val="0"/>
      <w:marRight w:val="0"/>
      <w:marTop w:val="0"/>
      <w:marBottom w:val="0"/>
      <w:divBdr>
        <w:top w:val="none" w:sz="0" w:space="0" w:color="auto"/>
        <w:left w:val="none" w:sz="0" w:space="0" w:color="auto"/>
        <w:bottom w:val="none" w:sz="0" w:space="0" w:color="auto"/>
        <w:right w:val="none" w:sz="0" w:space="0" w:color="auto"/>
      </w:divBdr>
    </w:div>
    <w:div w:id="979381414">
      <w:bodyDiv w:val="1"/>
      <w:marLeft w:val="0"/>
      <w:marRight w:val="0"/>
      <w:marTop w:val="0"/>
      <w:marBottom w:val="0"/>
      <w:divBdr>
        <w:top w:val="none" w:sz="0" w:space="0" w:color="auto"/>
        <w:left w:val="none" w:sz="0" w:space="0" w:color="auto"/>
        <w:bottom w:val="none" w:sz="0" w:space="0" w:color="auto"/>
        <w:right w:val="none" w:sz="0" w:space="0" w:color="auto"/>
      </w:divBdr>
    </w:div>
    <w:div w:id="1003317028">
      <w:bodyDiv w:val="1"/>
      <w:marLeft w:val="0"/>
      <w:marRight w:val="0"/>
      <w:marTop w:val="0"/>
      <w:marBottom w:val="0"/>
      <w:divBdr>
        <w:top w:val="none" w:sz="0" w:space="0" w:color="auto"/>
        <w:left w:val="none" w:sz="0" w:space="0" w:color="auto"/>
        <w:bottom w:val="none" w:sz="0" w:space="0" w:color="auto"/>
        <w:right w:val="none" w:sz="0" w:space="0" w:color="auto"/>
      </w:divBdr>
    </w:div>
    <w:div w:id="1123962193">
      <w:bodyDiv w:val="1"/>
      <w:marLeft w:val="0"/>
      <w:marRight w:val="0"/>
      <w:marTop w:val="0"/>
      <w:marBottom w:val="0"/>
      <w:divBdr>
        <w:top w:val="none" w:sz="0" w:space="0" w:color="auto"/>
        <w:left w:val="none" w:sz="0" w:space="0" w:color="auto"/>
        <w:bottom w:val="none" w:sz="0" w:space="0" w:color="auto"/>
        <w:right w:val="none" w:sz="0" w:space="0" w:color="auto"/>
      </w:divBdr>
    </w:div>
    <w:div w:id="1141388174">
      <w:bodyDiv w:val="1"/>
      <w:marLeft w:val="0"/>
      <w:marRight w:val="0"/>
      <w:marTop w:val="0"/>
      <w:marBottom w:val="0"/>
      <w:divBdr>
        <w:top w:val="none" w:sz="0" w:space="0" w:color="auto"/>
        <w:left w:val="none" w:sz="0" w:space="0" w:color="auto"/>
        <w:bottom w:val="none" w:sz="0" w:space="0" w:color="auto"/>
        <w:right w:val="none" w:sz="0" w:space="0" w:color="auto"/>
      </w:divBdr>
    </w:div>
    <w:div w:id="1142231827">
      <w:bodyDiv w:val="1"/>
      <w:marLeft w:val="0"/>
      <w:marRight w:val="0"/>
      <w:marTop w:val="0"/>
      <w:marBottom w:val="0"/>
      <w:divBdr>
        <w:top w:val="none" w:sz="0" w:space="0" w:color="auto"/>
        <w:left w:val="none" w:sz="0" w:space="0" w:color="auto"/>
        <w:bottom w:val="none" w:sz="0" w:space="0" w:color="auto"/>
        <w:right w:val="none" w:sz="0" w:space="0" w:color="auto"/>
      </w:divBdr>
    </w:div>
    <w:div w:id="1152866669">
      <w:bodyDiv w:val="1"/>
      <w:marLeft w:val="0"/>
      <w:marRight w:val="0"/>
      <w:marTop w:val="0"/>
      <w:marBottom w:val="0"/>
      <w:divBdr>
        <w:top w:val="none" w:sz="0" w:space="0" w:color="auto"/>
        <w:left w:val="none" w:sz="0" w:space="0" w:color="auto"/>
        <w:bottom w:val="none" w:sz="0" w:space="0" w:color="auto"/>
        <w:right w:val="none" w:sz="0" w:space="0" w:color="auto"/>
      </w:divBdr>
    </w:div>
    <w:div w:id="1172984348">
      <w:bodyDiv w:val="1"/>
      <w:marLeft w:val="0"/>
      <w:marRight w:val="0"/>
      <w:marTop w:val="0"/>
      <w:marBottom w:val="0"/>
      <w:divBdr>
        <w:top w:val="none" w:sz="0" w:space="0" w:color="auto"/>
        <w:left w:val="none" w:sz="0" w:space="0" w:color="auto"/>
        <w:bottom w:val="none" w:sz="0" w:space="0" w:color="auto"/>
        <w:right w:val="none" w:sz="0" w:space="0" w:color="auto"/>
      </w:divBdr>
    </w:div>
    <w:div w:id="1239754469">
      <w:bodyDiv w:val="1"/>
      <w:marLeft w:val="0"/>
      <w:marRight w:val="0"/>
      <w:marTop w:val="0"/>
      <w:marBottom w:val="0"/>
      <w:divBdr>
        <w:top w:val="none" w:sz="0" w:space="0" w:color="auto"/>
        <w:left w:val="none" w:sz="0" w:space="0" w:color="auto"/>
        <w:bottom w:val="none" w:sz="0" w:space="0" w:color="auto"/>
        <w:right w:val="none" w:sz="0" w:space="0" w:color="auto"/>
      </w:divBdr>
    </w:div>
    <w:div w:id="1264190057">
      <w:bodyDiv w:val="1"/>
      <w:marLeft w:val="0"/>
      <w:marRight w:val="0"/>
      <w:marTop w:val="0"/>
      <w:marBottom w:val="0"/>
      <w:divBdr>
        <w:top w:val="none" w:sz="0" w:space="0" w:color="auto"/>
        <w:left w:val="none" w:sz="0" w:space="0" w:color="auto"/>
        <w:bottom w:val="none" w:sz="0" w:space="0" w:color="auto"/>
        <w:right w:val="none" w:sz="0" w:space="0" w:color="auto"/>
      </w:divBdr>
    </w:div>
    <w:div w:id="1329211559">
      <w:bodyDiv w:val="1"/>
      <w:marLeft w:val="0"/>
      <w:marRight w:val="0"/>
      <w:marTop w:val="0"/>
      <w:marBottom w:val="0"/>
      <w:divBdr>
        <w:top w:val="none" w:sz="0" w:space="0" w:color="auto"/>
        <w:left w:val="none" w:sz="0" w:space="0" w:color="auto"/>
        <w:bottom w:val="none" w:sz="0" w:space="0" w:color="auto"/>
        <w:right w:val="none" w:sz="0" w:space="0" w:color="auto"/>
      </w:divBdr>
    </w:div>
    <w:div w:id="1332174107">
      <w:bodyDiv w:val="1"/>
      <w:marLeft w:val="0"/>
      <w:marRight w:val="0"/>
      <w:marTop w:val="0"/>
      <w:marBottom w:val="0"/>
      <w:divBdr>
        <w:top w:val="none" w:sz="0" w:space="0" w:color="auto"/>
        <w:left w:val="none" w:sz="0" w:space="0" w:color="auto"/>
        <w:bottom w:val="none" w:sz="0" w:space="0" w:color="auto"/>
        <w:right w:val="none" w:sz="0" w:space="0" w:color="auto"/>
      </w:divBdr>
    </w:div>
    <w:div w:id="1468551402">
      <w:bodyDiv w:val="1"/>
      <w:marLeft w:val="0"/>
      <w:marRight w:val="0"/>
      <w:marTop w:val="0"/>
      <w:marBottom w:val="0"/>
      <w:divBdr>
        <w:top w:val="none" w:sz="0" w:space="0" w:color="auto"/>
        <w:left w:val="none" w:sz="0" w:space="0" w:color="auto"/>
        <w:bottom w:val="none" w:sz="0" w:space="0" w:color="auto"/>
        <w:right w:val="none" w:sz="0" w:space="0" w:color="auto"/>
      </w:divBdr>
    </w:div>
    <w:div w:id="1534607835">
      <w:bodyDiv w:val="1"/>
      <w:marLeft w:val="0"/>
      <w:marRight w:val="0"/>
      <w:marTop w:val="0"/>
      <w:marBottom w:val="0"/>
      <w:divBdr>
        <w:top w:val="none" w:sz="0" w:space="0" w:color="auto"/>
        <w:left w:val="none" w:sz="0" w:space="0" w:color="auto"/>
        <w:bottom w:val="none" w:sz="0" w:space="0" w:color="auto"/>
        <w:right w:val="none" w:sz="0" w:space="0" w:color="auto"/>
      </w:divBdr>
    </w:div>
    <w:div w:id="1559439676">
      <w:bodyDiv w:val="1"/>
      <w:marLeft w:val="0"/>
      <w:marRight w:val="0"/>
      <w:marTop w:val="0"/>
      <w:marBottom w:val="0"/>
      <w:divBdr>
        <w:top w:val="none" w:sz="0" w:space="0" w:color="auto"/>
        <w:left w:val="none" w:sz="0" w:space="0" w:color="auto"/>
        <w:bottom w:val="none" w:sz="0" w:space="0" w:color="auto"/>
        <w:right w:val="none" w:sz="0" w:space="0" w:color="auto"/>
      </w:divBdr>
    </w:div>
    <w:div w:id="1584535106">
      <w:bodyDiv w:val="1"/>
      <w:marLeft w:val="0"/>
      <w:marRight w:val="0"/>
      <w:marTop w:val="0"/>
      <w:marBottom w:val="0"/>
      <w:divBdr>
        <w:top w:val="none" w:sz="0" w:space="0" w:color="auto"/>
        <w:left w:val="none" w:sz="0" w:space="0" w:color="auto"/>
        <w:bottom w:val="none" w:sz="0" w:space="0" w:color="auto"/>
        <w:right w:val="none" w:sz="0" w:space="0" w:color="auto"/>
      </w:divBdr>
    </w:div>
    <w:div w:id="1593199444">
      <w:bodyDiv w:val="1"/>
      <w:marLeft w:val="0"/>
      <w:marRight w:val="0"/>
      <w:marTop w:val="0"/>
      <w:marBottom w:val="0"/>
      <w:divBdr>
        <w:top w:val="none" w:sz="0" w:space="0" w:color="auto"/>
        <w:left w:val="none" w:sz="0" w:space="0" w:color="auto"/>
        <w:bottom w:val="none" w:sz="0" w:space="0" w:color="auto"/>
        <w:right w:val="none" w:sz="0" w:space="0" w:color="auto"/>
      </w:divBdr>
    </w:div>
    <w:div w:id="1626352586">
      <w:bodyDiv w:val="1"/>
      <w:marLeft w:val="0"/>
      <w:marRight w:val="0"/>
      <w:marTop w:val="0"/>
      <w:marBottom w:val="0"/>
      <w:divBdr>
        <w:top w:val="none" w:sz="0" w:space="0" w:color="auto"/>
        <w:left w:val="none" w:sz="0" w:space="0" w:color="auto"/>
        <w:bottom w:val="none" w:sz="0" w:space="0" w:color="auto"/>
        <w:right w:val="none" w:sz="0" w:space="0" w:color="auto"/>
      </w:divBdr>
    </w:div>
    <w:div w:id="1653829778">
      <w:bodyDiv w:val="1"/>
      <w:marLeft w:val="0"/>
      <w:marRight w:val="0"/>
      <w:marTop w:val="0"/>
      <w:marBottom w:val="0"/>
      <w:divBdr>
        <w:top w:val="none" w:sz="0" w:space="0" w:color="auto"/>
        <w:left w:val="none" w:sz="0" w:space="0" w:color="auto"/>
        <w:bottom w:val="none" w:sz="0" w:space="0" w:color="auto"/>
        <w:right w:val="none" w:sz="0" w:space="0" w:color="auto"/>
      </w:divBdr>
    </w:div>
    <w:div w:id="1700665717">
      <w:bodyDiv w:val="1"/>
      <w:marLeft w:val="0"/>
      <w:marRight w:val="0"/>
      <w:marTop w:val="0"/>
      <w:marBottom w:val="0"/>
      <w:divBdr>
        <w:top w:val="none" w:sz="0" w:space="0" w:color="auto"/>
        <w:left w:val="none" w:sz="0" w:space="0" w:color="auto"/>
        <w:bottom w:val="none" w:sz="0" w:space="0" w:color="auto"/>
        <w:right w:val="none" w:sz="0" w:space="0" w:color="auto"/>
      </w:divBdr>
    </w:div>
    <w:div w:id="1735542860">
      <w:bodyDiv w:val="1"/>
      <w:marLeft w:val="0"/>
      <w:marRight w:val="0"/>
      <w:marTop w:val="0"/>
      <w:marBottom w:val="0"/>
      <w:divBdr>
        <w:top w:val="none" w:sz="0" w:space="0" w:color="auto"/>
        <w:left w:val="none" w:sz="0" w:space="0" w:color="auto"/>
        <w:bottom w:val="none" w:sz="0" w:space="0" w:color="auto"/>
        <w:right w:val="none" w:sz="0" w:space="0" w:color="auto"/>
      </w:divBdr>
    </w:div>
    <w:div w:id="1794666295">
      <w:bodyDiv w:val="1"/>
      <w:marLeft w:val="0"/>
      <w:marRight w:val="0"/>
      <w:marTop w:val="0"/>
      <w:marBottom w:val="0"/>
      <w:divBdr>
        <w:top w:val="none" w:sz="0" w:space="0" w:color="auto"/>
        <w:left w:val="none" w:sz="0" w:space="0" w:color="auto"/>
        <w:bottom w:val="none" w:sz="0" w:space="0" w:color="auto"/>
        <w:right w:val="none" w:sz="0" w:space="0" w:color="auto"/>
      </w:divBdr>
    </w:div>
    <w:div w:id="1949966803">
      <w:bodyDiv w:val="1"/>
      <w:marLeft w:val="0"/>
      <w:marRight w:val="0"/>
      <w:marTop w:val="0"/>
      <w:marBottom w:val="0"/>
      <w:divBdr>
        <w:top w:val="none" w:sz="0" w:space="0" w:color="auto"/>
        <w:left w:val="none" w:sz="0" w:space="0" w:color="auto"/>
        <w:bottom w:val="none" w:sz="0" w:space="0" w:color="auto"/>
        <w:right w:val="none" w:sz="0" w:space="0" w:color="auto"/>
      </w:divBdr>
    </w:div>
    <w:div w:id="1951203821">
      <w:bodyDiv w:val="1"/>
      <w:marLeft w:val="0"/>
      <w:marRight w:val="0"/>
      <w:marTop w:val="0"/>
      <w:marBottom w:val="0"/>
      <w:divBdr>
        <w:top w:val="none" w:sz="0" w:space="0" w:color="auto"/>
        <w:left w:val="none" w:sz="0" w:space="0" w:color="auto"/>
        <w:bottom w:val="none" w:sz="0" w:space="0" w:color="auto"/>
        <w:right w:val="none" w:sz="0" w:space="0" w:color="auto"/>
      </w:divBdr>
    </w:div>
    <w:div w:id="1977838062">
      <w:bodyDiv w:val="1"/>
      <w:marLeft w:val="0"/>
      <w:marRight w:val="0"/>
      <w:marTop w:val="0"/>
      <w:marBottom w:val="0"/>
      <w:divBdr>
        <w:top w:val="none" w:sz="0" w:space="0" w:color="auto"/>
        <w:left w:val="none" w:sz="0" w:space="0" w:color="auto"/>
        <w:bottom w:val="none" w:sz="0" w:space="0" w:color="auto"/>
        <w:right w:val="none" w:sz="0" w:space="0" w:color="auto"/>
      </w:divBdr>
    </w:div>
    <w:div w:id="2010400683">
      <w:bodyDiv w:val="1"/>
      <w:marLeft w:val="0"/>
      <w:marRight w:val="0"/>
      <w:marTop w:val="0"/>
      <w:marBottom w:val="0"/>
      <w:divBdr>
        <w:top w:val="none" w:sz="0" w:space="0" w:color="auto"/>
        <w:left w:val="none" w:sz="0" w:space="0" w:color="auto"/>
        <w:bottom w:val="none" w:sz="0" w:space="0" w:color="auto"/>
        <w:right w:val="none" w:sz="0" w:space="0" w:color="auto"/>
      </w:divBdr>
    </w:div>
    <w:div w:id="2025939831">
      <w:bodyDiv w:val="1"/>
      <w:marLeft w:val="0"/>
      <w:marRight w:val="0"/>
      <w:marTop w:val="0"/>
      <w:marBottom w:val="0"/>
      <w:divBdr>
        <w:top w:val="none" w:sz="0" w:space="0" w:color="auto"/>
        <w:left w:val="none" w:sz="0" w:space="0" w:color="auto"/>
        <w:bottom w:val="none" w:sz="0" w:space="0" w:color="auto"/>
        <w:right w:val="none" w:sz="0" w:space="0" w:color="auto"/>
      </w:divBdr>
    </w:div>
    <w:div w:id="2027513658">
      <w:bodyDiv w:val="1"/>
      <w:marLeft w:val="0"/>
      <w:marRight w:val="0"/>
      <w:marTop w:val="0"/>
      <w:marBottom w:val="0"/>
      <w:divBdr>
        <w:top w:val="none" w:sz="0" w:space="0" w:color="auto"/>
        <w:left w:val="none" w:sz="0" w:space="0" w:color="auto"/>
        <w:bottom w:val="none" w:sz="0" w:space="0" w:color="auto"/>
        <w:right w:val="none" w:sz="0" w:space="0" w:color="auto"/>
      </w:divBdr>
    </w:div>
    <w:div w:id="2055036918">
      <w:bodyDiv w:val="1"/>
      <w:marLeft w:val="0"/>
      <w:marRight w:val="0"/>
      <w:marTop w:val="0"/>
      <w:marBottom w:val="0"/>
      <w:divBdr>
        <w:top w:val="none" w:sz="0" w:space="0" w:color="auto"/>
        <w:left w:val="none" w:sz="0" w:space="0" w:color="auto"/>
        <w:bottom w:val="none" w:sz="0" w:space="0" w:color="auto"/>
        <w:right w:val="none" w:sz="0" w:space="0" w:color="auto"/>
      </w:divBdr>
    </w:div>
    <w:div w:id="2106684171">
      <w:bodyDiv w:val="1"/>
      <w:marLeft w:val="0"/>
      <w:marRight w:val="0"/>
      <w:marTop w:val="0"/>
      <w:marBottom w:val="0"/>
      <w:divBdr>
        <w:top w:val="none" w:sz="0" w:space="0" w:color="auto"/>
        <w:left w:val="none" w:sz="0" w:space="0" w:color="auto"/>
        <w:bottom w:val="none" w:sz="0" w:space="0" w:color="auto"/>
        <w:right w:val="none" w:sz="0" w:space="0" w:color="auto"/>
      </w:divBdr>
    </w:div>
    <w:div w:id="2135907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8D1298-AC2C-48FC-A189-48CFF5A57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59</Pages>
  <Words>6485</Words>
  <Characters>36970</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Sameer Khan</cp:lastModifiedBy>
  <cp:revision>16</cp:revision>
  <cp:lastPrinted>2026-06-09T07:48:00Z</cp:lastPrinted>
  <dcterms:created xsi:type="dcterms:W3CDTF">2026-06-08T09:59:00Z</dcterms:created>
  <dcterms:modified xsi:type="dcterms:W3CDTF">2026-06-10T05:50:00Z</dcterms:modified>
</cp:coreProperties>
</file>